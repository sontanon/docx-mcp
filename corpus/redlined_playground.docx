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823"/>
        <w:tblW w:w="0" w:type="auto"/>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ook w:val="04A0" w:firstRow="1" w:lastRow="0" w:firstColumn="1" w:lastColumn="0" w:noHBand="0" w:noVBand="1"/>
      </w:tblPr>
      <w:tblGrid>
        <w:gridCol w:w="2660"/>
        <w:gridCol w:w="4536"/>
      </w:tblGrid>
      <w:tr w:rsidR="00BE43B2" w:rsidRPr="00EA2362" w14:paraId="7CADC5E0" w14:textId="77777777" w:rsidTr="00BE43B2">
        <w:trPr>
          <w:trHeight w:val="431"/>
        </w:trPr>
        <w:tc>
          <w:tcPr>
            <w:tcW w:w="2660" w:type="dxa"/>
            <w:tcBorders>
              <w:top w:val="single" w:sz="2" w:space="0" w:color="808080"/>
              <w:left w:val="single" w:sz="2" w:space="0" w:color="808080"/>
              <w:bottom w:val="single" w:sz="2" w:space="0" w:color="808080"/>
              <w:right w:val="nil"/>
            </w:tcBorders>
            <w:shd w:val="clear" w:color="auto" w:fill="DBE5F1"/>
            <w:vAlign w:val="center"/>
            <w:hideMark/>
          </w:tcPr>
          <w:p w14:paraId="3560BA5C" w14:textId="77777777" w:rsidR="00BE43B2" w:rsidRPr="00EA2362" w:rsidRDefault="00BE43B2">
            <w:pPr>
              <w:jc w:val="right"/>
              <w:rPr>
                <w:rFonts w:ascii="Tahoma" w:hAnsi="Tahoma" w:cs="Tahoma"/>
                <w:b/>
                <w:caps/>
                <w:sz w:val="28"/>
                <w:szCs w:val="28"/>
              </w:rPr>
            </w:pPr>
            <w:r w:rsidRPr="00EA2362">
              <w:rPr>
                <w:rFonts w:ascii="Tahoma" w:hAnsi="Tahoma" w:cs="Tahoma"/>
                <w:sz w:val="18"/>
                <w:szCs w:val="18"/>
              </w:rPr>
              <w:t xml:space="preserve">Contract No. </w:t>
            </w:r>
            <w:r w:rsidRPr="00EA2362">
              <w:rPr>
                <w:color w:val="0070C0"/>
                <w:sz w:val="18"/>
                <w:szCs w:val="18"/>
              </w:rPr>
              <w:t>►</w:t>
            </w:r>
          </w:p>
        </w:tc>
        <w:tc>
          <w:tcPr>
            <w:tcW w:w="4536" w:type="dxa"/>
            <w:tcBorders>
              <w:top w:val="single" w:sz="2" w:space="0" w:color="808080"/>
              <w:left w:val="nil"/>
              <w:bottom w:val="single" w:sz="2" w:space="0" w:color="808080"/>
              <w:right w:val="single" w:sz="2" w:space="0" w:color="808080"/>
            </w:tcBorders>
            <w:shd w:val="clear" w:color="auto" w:fill="F2F2F2" w:themeFill="background1" w:themeFillShade="F2"/>
            <w:vAlign w:val="center"/>
            <w:hideMark/>
          </w:tcPr>
          <w:p w14:paraId="5ADA1D95" w14:textId="2152CC92" w:rsidR="00BE43B2" w:rsidRPr="00EA6732" w:rsidRDefault="004E2100">
            <w:pPr>
              <w:rPr>
                <w:rFonts w:ascii="Tahoma" w:hAnsi="Tahoma" w:cs="Tahoma"/>
                <w:caps/>
                <w:color w:val="000000" w:themeColor="text1"/>
                <w:sz w:val="18"/>
                <w:szCs w:val="18"/>
              </w:rPr>
            </w:pPr>
            <w:commentRangeStart w:id="27"/>
            <w:del w:id="25" w:author="AI Review" w:date="2026-05-01T03:14:23Z">
              <w:r>
                <w:rPr>
                  <w:rFonts w:ascii="Tahoma" w:hAnsi="Tahoma" w:cs="Tahoma"/>
                  <w:caps/>
                  <w:color w:val="000000" w:themeColor="text1"/>
                  <w:sz w:val="18"/>
                  <w:szCs w:val="18"/>
                </w:rPr>
                <w:delText>BH8810/2023/3</w:delText>
              </w:r>
            </w:del>
            <w:ins w:id="26" w:author="AI Review" w:date="2026-05-01T03:14:23Z">
              <w:r>
                <w:rPr>
                  <w:rFonts w:ascii="Tahoma" w:hAnsi="Tahoma" w:cs="Tahoma"/>
                  <w:caps/>
                  <w:color w:val="000000" w:themeColor="text1"/>
                  <w:sz w:val="18"/>
                  <w:szCs w:val="18"/>
                </w:rPr>
                <w:t>BH8810/2024/1</w:t>
              </w:r>
            </w:ins>
            <w:commentRangeEnd w:id="27"/>
            <w:r>
              <w:rPr>
                <w:rStyle w:val="CommentReference"/>
              </w:rPr>
              <w:commentReference w:id="27"/>
            </w:r>
          </w:p>
        </w:tc>
      </w:tr>
      <w:tr w:rsidR="00BE43B2" w:rsidRPr="00EA2362" w14:paraId="7B40C6A9" w14:textId="77777777" w:rsidTr="00BE43B2">
        <w:trPr>
          <w:trHeight w:val="431"/>
        </w:trPr>
        <w:tc>
          <w:tcPr>
            <w:tcW w:w="2660" w:type="dxa"/>
            <w:tcBorders>
              <w:top w:val="single" w:sz="2" w:space="0" w:color="808080"/>
              <w:left w:val="single" w:sz="2" w:space="0" w:color="808080"/>
              <w:bottom w:val="single" w:sz="2" w:space="0" w:color="808080"/>
              <w:right w:val="nil"/>
            </w:tcBorders>
            <w:shd w:val="clear" w:color="auto" w:fill="DBE5F1"/>
            <w:vAlign w:val="center"/>
            <w:hideMark/>
          </w:tcPr>
          <w:p w14:paraId="318D2008" w14:textId="373F3E5D" w:rsidR="00BE43B2" w:rsidRPr="00EA2362" w:rsidRDefault="00775FB5" w:rsidP="00775FB5">
            <w:pPr>
              <w:jc w:val="right"/>
              <w:rPr>
                <w:rFonts w:ascii="Tahoma" w:hAnsi="Tahoma" w:cs="Tahoma"/>
                <w:b/>
                <w:caps/>
                <w:sz w:val="28"/>
                <w:szCs w:val="28"/>
              </w:rPr>
            </w:pPr>
            <w:r w:rsidRPr="00EA2362">
              <w:rPr>
                <w:rFonts w:ascii="Tahoma" w:hAnsi="Tahoma" w:cs="Tahoma"/>
                <w:sz w:val="18"/>
                <w:szCs w:val="18"/>
              </w:rPr>
              <w:t>Project ID / Sector</w:t>
            </w:r>
            <w:r w:rsidR="00BE43B2" w:rsidRPr="00EA2362">
              <w:rPr>
                <w:rFonts w:ascii="Tahoma" w:hAnsi="Tahoma" w:cs="Tahoma"/>
                <w:sz w:val="18"/>
                <w:szCs w:val="18"/>
              </w:rPr>
              <w:t xml:space="preserve"> </w:t>
            </w:r>
            <w:r w:rsidR="00BE43B2" w:rsidRPr="00EA2362">
              <w:rPr>
                <w:color w:val="0070C0"/>
                <w:sz w:val="18"/>
                <w:szCs w:val="18"/>
              </w:rPr>
              <w:t>►</w:t>
            </w:r>
          </w:p>
        </w:tc>
        <w:tc>
          <w:tcPr>
            <w:tcW w:w="4536" w:type="dxa"/>
            <w:tcBorders>
              <w:top w:val="single" w:sz="2" w:space="0" w:color="808080"/>
              <w:left w:val="nil"/>
              <w:bottom w:val="single" w:sz="2" w:space="0" w:color="808080"/>
              <w:right w:val="single" w:sz="2" w:space="0" w:color="808080"/>
            </w:tcBorders>
            <w:shd w:val="clear" w:color="auto" w:fill="F2F2F2" w:themeFill="background1" w:themeFillShade="F2"/>
            <w:vAlign w:val="center"/>
            <w:hideMark/>
          </w:tcPr>
          <w:p w14:paraId="0E129DEA" w14:textId="007EAF78" w:rsidR="00BE43B2" w:rsidRPr="00EA2362" w:rsidRDefault="004E2100">
            <w:pPr>
              <w:rPr>
                <w:rFonts w:ascii="Tahoma" w:hAnsi="Tahoma" w:cs="Tahoma"/>
                <w:caps/>
                <w:color w:val="000000" w:themeColor="text1"/>
                <w:sz w:val="18"/>
                <w:szCs w:val="18"/>
                <w:highlight w:val="cyan"/>
              </w:rPr>
            </w:pPr>
            <w:r w:rsidRPr="004E2100">
              <w:rPr>
                <w:rFonts w:ascii="Tahoma" w:hAnsi="Tahoma" w:cs="Tahoma"/>
                <w:caps/>
                <w:color w:val="000000" w:themeColor="text1"/>
                <w:sz w:val="18"/>
                <w:szCs w:val="18"/>
              </w:rPr>
              <w:t>BH8810 – PREVENTING AND PROTECTING CHILDREN FROM VIOLENCE INCLUDING IN THE DIGITAL ENVIRONMENT IN THE REPUBLIC OF MOLDOVA</w:t>
            </w:r>
          </w:p>
        </w:tc>
      </w:tr>
      <w:tr w:rsidR="00BE43B2" w:rsidRPr="00320A3C" w14:paraId="60107C84" w14:textId="77777777" w:rsidTr="00BE43B2">
        <w:trPr>
          <w:trHeight w:val="431"/>
        </w:trPr>
        <w:tc>
          <w:tcPr>
            <w:tcW w:w="2660" w:type="dxa"/>
            <w:tcBorders>
              <w:top w:val="single" w:sz="2" w:space="0" w:color="808080"/>
              <w:left w:val="single" w:sz="2" w:space="0" w:color="808080"/>
              <w:bottom w:val="single" w:sz="2" w:space="0" w:color="808080"/>
              <w:right w:val="nil"/>
            </w:tcBorders>
            <w:shd w:val="clear" w:color="auto" w:fill="DBE5F1"/>
            <w:vAlign w:val="center"/>
            <w:hideMark/>
          </w:tcPr>
          <w:p w14:paraId="7F124B7C" w14:textId="77777777" w:rsidR="00BE43B2" w:rsidRPr="00EA2362" w:rsidRDefault="00BE43B2">
            <w:pPr>
              <w:jc w:val="right"/>
              <w:rPr>
                <w:rFonts w:ascii="Tahoma" w:hAnsi="Tahoma" w:cs="Tahoma"/>
                <w:color w:val="0070C0"/>
                <w:sz w:val="18"/>
                <w:szCs w:val="18"/>
              </w:rPr>
            </w:pPr>
            <w:r w:rsidRPr="00EA2362">
              <w:rPr>
                <w:rFonts w:ascii="Tahoma" w:hAnsi="Tahoma" w:cs="Tahoma"/>
                <w:sz w:val="18"/>
                <w:szCs w:val="18"/>
              </w:rPr>
              <w:t xml:space="preserve">Council of Europe contact point </w:t>
            </w:r>
            <w:r w:rsidRPr="00EA2362">
              <w:rPr>
                <w:color w:val="0070C0"/>
                <w:sz w:val="18"/>
                <w:szCs w:val="18"/>
              </w:rPr>
              <w:t>►</w:t>
            </w:r>
          </w:p>
        </w:tc>
        <w:tc>
          <w:tcPr>
            <w:tcW w:w="4536" w:type="dxa"/>
            <w:tcBorders>
              <w:top w:val="single" w:sz="2" w:space="0" w:color="808080"/>
              <w:left w:val="nil"/>
              <w:bottom w:val="single" w:sz="2" w:space="0" w:color="808080"/>
              <w:right w:val="single" w:sz="2" w:space="0" w:color="808080"/>
            </w:tcBorders>
            <w:shd w:val="clear" w:color="auto" w:fill="F2F2F2" w:themeFill="background1" w:themeFillShade="F2"/>
            <w:vAlign w:val="center"/>
            <w:hideMark/>
          </w:tcPr>
          <w:p w14:paraId="67A74BDB" w14:textId="7E1E133D" w:rsidR="004E2100" w:rsidRPr="00320A3C" w:rsidRDefault="004E2100">
            <w:pPr>
              <w:rPr>
                <w:rFonts w:ascii="Tahoma" w:hAnsi="Tahoma" w:cs="Tahoma"/>
                <w:color w:val="000000" w:themeColor="text1"/>
                <w:sz w:val="18"/>
                <w:szCs w:val="18"/>
                <w:lang w:val="it-IT"/>
              </w:rPr>
            </w:pPr>
            <w:commentRangeStart w:id="40"/>
            <w:del w:id="36" w:author="AI Review" w:date="2026-05-01T03:14:23Z">
              <w:r>
                <w:rPr>
                  <w:rFonts w:ascii="Tahoma" w:hAnsi="Tahoma" w:cs="Tahoma"/>
                  <w:color w:val="000000" w:themeColor="text1"/>
                  <w:sz w:val="18"/>
                  <w:szCs w:val="18"/>
                  <w:lang w:val="it-IT"/>
                </w:rPr>
                <w:delText>Angelica Russu</w:delText>
              </w:r>
            </w:del>
            <w:ins w:id="37" w:author="AI Review" w:date="2026-05-01T03:14:23Z">
              <w:r>
                <w:rPr>
                  <w:rFonts w:ascii="Tahoma" w:hAnsi="Tahoma" w:cs="Tahoma"/>
                  <w:color w:val="000000" w:themeColor="text1"/>
                  <w:sz w:val="18"/>
                  <w:szCs w:val="18"/>
                  <w:lang w:val="it-IT"/>
                </w:rPr>
                <w:t>John Smith</w:t>
              </w:r>
            </w:ins>
            <w:commentRangeEnd w:id="40"/>
            <w:r>
              <w:rPr>
                <w:rStyle w:val="CommentReference"/>
              </w:rPr>
              <w:commentReference w:id="40"/>
            </w:r>
          </w:p>
          <w:p w14:paraId="7BE6CB41" w14:textId="4D34331B" w:rsidR="00BE43B2" w:rsidRPr="00320A3C" w:rsidRDefault="00000000">
            <w:pPr>
              <w:rPr>
                <w:rFonts w:ascii="Tahoma" w:hAnsi="Tahoma" w:cs="Tahoma"/>
                <w:color w:val="000000" w:themeColor="text1"/>
                <w:sz w:val="18"/>
                <w:szCs w:val="18"/>
                <w:lang w:val="it-IT"/>
              </w:rPr>
            </w:pPr>
            <w:hyperlink r:id="rId11" w:history="1">
              <w:r w:rsidR="004E2100" w:rsidRPr="00320A3C">
                <w:rPr>
                  <w:rStyle w:val="Hyperlink"/>
                  <w:rFonts w:ascii="Tahoma" w:hAnsi="Tahoma" w:cs="Tahoma"/>
                  <w:sz w:val="18"/>
                  <w:szCs w:val="18"/>
                  <w:lang w:val="it-IT"/>
                </w:rPr>
                <w:t>Angelica.russu@coe.int</w:t>
              </w:r>
            </w:hyperlink>
            <w:del w:id="38" w:author="AI Review" w:date="2026-05-01T03:14:23Z">
              <w:hyperlink r:id="rId11">
                <w:r>
                  <w:rPr>
                    <w:rStyle w:val="Hyperlink"/>
                    <w:rFonts w:ascii="Tahoma" w:hAnsi="Tahoma" w:cs="Tahoma"/>
                    <w:sz w:val="18"/>
                    <w:szCs w:val="18"/>
                    <w:lang w:val="it-IT"/>
                  </w:rPr>
                  <w:delText>Angelica.russu@coe.int</w:delText>
                </w:r>
              </w:hyperlink>
            </w:del>
            <w:ins w:id="39" w:author="AI Review" w:date="2026-05-01T03:14:23Z">
              <w:hyperlink r:id="rId11">
                <w:r>
                  <w:rPr>
                    <w:rStyle w:val="Hyperlink"/>
                    <w:rFonts w:ascii="Tahoma" w:hAnsi="Tahoma" w:cs="Tahoma"/>
                    <w:sz w:val="18"/>
                    <w:szCs w:val="18"/>
                    <w:lang w:val="it-IT"/>
                  </w:rPr>
                  <w:t>[john.smith@coe.int]</w:t>
                </w:r>
              </w:hyperlink>
            </w:ins>
          </w:p>
        </w:tc>
      </w:tr>
    </w:tbl>
    <w:p w14:paraId="7732789B" w14:textId="0A4A631C" w:rsidR="00261462" w:rsidRPr="00320A3C" w:rsidRDefault="00EC5AFE" w:rsidP="005D5924">
      <w:pPr>
        <w:rPr>
          <w:rFonts w:ascii="Tahoma" w:hAnsi="Tahoma" w:cs="Tahoma"/>
          <w:b/>
          <w:caps/>
          <w:sz w:val="28"/>
          <w:szCs w:val="28"/>
          <w:lang w:val="it-IT"/>
        </w:rPr>
      </w:pPr>
      <w:r w:rsidRPr="00EA2362">
        <w:rPr>
          <w:rFonts w:ascii="Tahoma" w:hAnsi="Tahoma" w:cs="Tahoma"/>
          <w:b/>
          <w:caps/>
          <w:noProof/>
          <w:sz w:val="28"/>
          <w:szCs w:val="28"/>
        </w:rPr>
        <w:drawing>
          <wp:anchor distT="0" distB="0" distL="114300" distR="114300" simplePos="0" relativeHeight="251658240" behindDoc="1" locked="0" layoutInCell="1" allowOverlap="1" wp14:anchorId="6D04511B" wp14:editId="5A7AC84F">
            <wp:simplePos x="0" y="0"/>
            <wp:positionH relativeFrom="column">
              <wp:posOffset>4855845</wp:posOffset>
            </wp:positionH>
            <wp:positionV relativeFrom="paragraph">
              <wp:posOffset>26670</wp:posOffset>
            </wp:positionV>
            <wp:extent cx="1440000" cy="115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0000" cy="115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6EA836" w14:textId="0B20F457" w:rsidR="00261462" w:rsidRPr="00320A3C" w:rsidRDefault="00261462" w:rsidP="005D5924">
      <w:pPr>
        <w:rPr>
          <w:rFonts w:ascii="Tahoma" w:hAnsi="Tahoma" w:cs="Tahoma"/>
          <w:b/>
          <w:caps/>
          <w:sz w:val="28"/>
          <w:szCs w:val="28"/>
          <w:lang w:val="it-IT"/>
        </w:rPr>
      </w:pPr>
    </w:p>
    <w:p w14:paraId="2AEC75C2" w14:textId="541788A0" w:rsidR="00261462" w:rsidRPr="00320A3C" w:rsidRDefault="00261462" w:rsidP="005D5924">
      <w:pPr>
        <w:rPr>
          <w:rFonts w:ascii="Tahoma" w:hAnsi="Tahoma" w:cs="Tahoma"/>
          <w:b/>
          <w:caps/>
          <w:sz w:val="28"/>
          <w:szCs w:val="28"/>
          <w:lang w:val="it-IT"/>
        </w:rPr>
      </w:pPr>
    </w:p>
    <w:p w14:paraId="2D1D594F" w14:textId="70F2FC75" w:rsidR="00261462" w:rsidRPr="00320A3C" w:rsidRDefault="00261462" w:rsidP="005D5924">
      <w:pPr>
        <w:rPr>
          <w:rFonts w:ascii="Tahoma" w:hAnsi="Tahoma" w:cs="Tahoma"/>
          <w:b/>
          <w:caps/>
          <w:sz w:val="28"/>
          <w:szCs w:val="28"/>
          <w:lang w:val="it-IT"/>
        </w:rPr>
      </w:pPr>
    </w:p>
    <w:p w14:paraId="4AD2904E" w14:textId="59F5490A" w:rsidR="00261462" w:rsidRPr="00320A3C" w:rsidRDefault="00261462" w:rsidP="005D5924">
      <w:pPr>
        <w:rPr>
          <w:rFonts w:ascii="Tahoma" w:hAnsi="Tahoma" w:cs="Tahoma"/>
          <w:b/>
          <w:caps/>
          <w:sz w:val="28"/>
          <w:szCs w:val="28"/>
          <w:lang w:val="it-IT"/>
        </w:rPr>
      </w:pPr>
    </w:p>
    <w:p w14:paraId="6CEC8D60" w14:textId="511EAADA" w:rsidR="00261462" w:rsidRPr="00320A3C" w:rsidRDefault="00261462" w:rsidP="005D5924">
      <w:pPr>
        <w:rPr>
          <w:rFonts w:ascii="Tahoma" w:hAnsi="Tahoma" w:cs="Tahoma"/>
          <w:b/>
          <w:caps/>
          <w:sz w:val="28"/>
          <w:szCs w:val="28"/>
          <w:lang w:val="it-IT"/>
        </w:rPr>
      </w:pPr>
    </w:p>
    <w:p w14:paraId="4BCB943F" w14:textId="4F07E354" w:rsidR="009365EB" w:rsidRPr="00EA2362" w:rsidRDefault="00A26A5F" w:rsidP="005D5924">
      <w:pPr>
        <w:rPr>
          <w:rFonts w:ascii="Tahoma" w:hAnsi="Tahoma" w:cs="Tahoma"/>
          <w:b/>
          <w:caps/>
          <w:sz w:val="28"/>
          <w:szCs w:val="28"/>
        </w:rPr>
      </w:pPr>
      <w:r>
        <w:rPr>
          <w:rFonts w:ascii="Tahoma" w:hAnsi="Tahoma" w:cs="Tahoma"/>
          <w:b/>
          <w:caps/>
          <w:sz w:val="28"/>
          <w:szCs w:val="28"/>
        </w:rPr>
        <w:t>ACT</w:t>
      </w:r>
      <w:commentRangeStart w:id="15"/>
      <w:del w:id="13" w:author="AI Review" w:date="2026-05-01T03:14:23Z">
        <w:r>
          <w:rPr>
            <w:rFonts w:ascii="Tahoma" w:hAnsi="Tahoma" w:cs="Tahoma"/>
            <w:b/>
            <w:caps/>
            <w:sz w:val="28"/>
            <w:szCs w:val="28"/>
          </w:rPr>
          <w:delText xml:space="preserve"> Of</w:delText>
        </w:r>
      </w:del>
      <w:r>
        <w:rPr>
          <w:rFonts w:ascii="Tahoma" w:hAnsi="Tahoma" w:cs="Tahoma"/>
          <w:b/>
          <w:caps/>
          <w:sz w:val="28"/>
          <w:szCs w:val="28"/>
        </w:rPr>
        <w:t xml:space="preserve"> </w:t>
      </w:r>
      <w:ins w:id="14" w:author="AI Review" w:date="2026-05-01T03:14:23Z">
        <w:r>
          <w:rPr>
            <w:rFonts w:ascii="Tahoma" w:hAnsi="Tahoma" w:cs="Tahoma"/>
            <w:b/>
            <w:caps/>
            <w:sz w:val="28"/>
            <w:szCs w:val="28"/>
          </w:rPr>
          <w:t xml:space="preserve">OF </w:t>
        </w:r>
      </w:ins>
      <w:commentRangeEnd w:id="15"/>
      <w:r>
        <w:rPr>
          <w:rStyle w:val="CommentReference"/>
        </w:rPr>
        <w:commentReference w:id="15"/>
      </w:r>
      <w:r>
        <w:rPr>
          <w:rFonts w:ascii="Tahoma" w:hAnsi="Tahoma" w:cs="Tahoma"/>
          <w:b/>
          <w:caps/>
          <w:sz w:val="28"/>
          <w:szCs w:val="28"/>
        </w:rPr>
        <w:t>ENGAGEMENT</w:t>
      </w:r>
    </w:p>
    <w:p w14:paraId="5C031DDC" w14:textId="03AB9697" w:rsidR="00C20349" w:rsidRPr="00EA2362" w:rsidRDefault="00C20349" w:rsidP="005D5924">
      <w:pPr>
        <w:rPr>
          <w:rFonts w:ascii="Tahoma" w:hAnsi="Tahoma" w:cs="Tahoma"/>
          <w:b/>
        </w:rPr>
      </w:pPr>
      <w:r w:rsidRPr="00EA2362">
        <w:rPr>
          <w:rFonts w:ascii="Tahoma" w:hAnsi="Tahoma" w:cs="Tahoma"/>
          <w:b/>
        </w:rPr>
        <w:t>(</w:t>
      </w:r>
      <w:r w:rsidR="00293BC2">
        <w:rPr>
          <w:rFonts w:ascii="Tahoma" w:hAnsi="Tahoma" w:cs="Tahoma"/>
          <w:b/>
        </w:rPr>
        <w:t xml:space="preserve">Competitive bidding procedure </w:t>
      </w:r>
      <w:r w:rsidR="009365EB" w:rsidRPr="00EA2362">
        <w:rPr>
          <w:rFonts w:ascii="Tahoma" w:hAnsi="Tahoma" w:cs="Tahoma"/>
          <w:b/>
        </w:rPr>
        <w:t xml:space="preserve">/ </w:t>
      </w:r>
      <w:r w:rsidR="00411D3E" w:rsidRPr="00EA2362">
        <w:rPr>
          <w:rFonts w:ascii="Tahoma" w:hAnsi="Tahoma" w:cs="Tahoma"/>
          <w:b/>
          <w:u w:val="single"/>
        </w:rPr>
        <w:t>One-off contract</w:t>
      </w:r>
      <w:r w:rsidRPr="00EA2362">
        <w:rPr>
          <w:rFonts w:ascii="Tahoma" w:hAnsi="Tahoma" w:cs="Tahoma"/>
          <w:b/>
        </w:rPr>
        <w:t>)</w:t>
      </w:r>
    </w:p>
    <w:p w14:paraId="7E9D6D1D" w14:textId="77777777" w:rsidR="009365EB" w:rsidRPr="00EA2362" w:rsidRDefault="009365EB" w:rsidP="005D5924">
      <w:pPr>
        <w:rPr>
          <w:rFonts w:ascii="Tahoma" w:hAnsi="Tahoma" w:cs="Tahoma"/>
          <w:b/>
          <w:sz w:val="20"/>
          <w:szCs w:val="20"/>
          <w:del w:id="17" w:author="AI Review" w:date="2026-05-01T03:14:23Z"/>
        </w:rPr>
      </w:pPr>
      <w:commentRangeStart w:id="18"/>
      <w:commentRangeEnd w:id="18"/>
      <w:r>
        <w:rPr>
          <w:rStyle w:val="CommentReference"/>
        </w:rPr>
        <w:commentReference w:id="18"/>
      </w:r>
    </w:p>
    <w:p w14:paraId="5C40C25E" w14:textId="699CAB42" w:rsidR="004E2100" w:rsidRDefault="00261462" w:rsidP="00E72188">
      <w:pPr>
        <w:jc w:val="both"/>
        <w:rPr>
          <w:rFonts w:ascii="Tahoma" w:hAnsi="Tahoma" w:cs="Tahoma"/>
          <w:b/>
        </w:rPr>
      </w:pPr>
      <w:r w:rsidRPr="00EA2362">
        <w:rPr>
          <w:rFonts w:ascii="Tahoma" w:hAnsi="Tahoma" w:cs="Tahoma"/>
          <w:b/>
        </w:rPr>
        <w:t xml:space="preserve">This Act of Engagement lays down the terms and conditions of the contract between the Provider, </w:t>
      </w:r>
      <w:r w:rsidR="00453769" w:rsidRPr="00EA2362">
        <w:rPr>
          <w:rFonts w:ascii="Tahoma" w:hAnsi="Tahoma" w:cs="Tahoma"/>
          <w:b/>
        </w:rPr>
        <w:t>as described below,</w:t>
      </w:r>
      <w:r w:rsidRPr="00EA2362">
        <w:rPr>
          <w:rFonts w:ascii="Tahoma" w:hAnsi="Tahoma" w:cs="Tahoma"/>
          <w:b/>
        </w:rPr>
        <w:t xml:space="preserve"> and the Council of Europe</w:t>
      </w:r>
      <w:r w:rsidRPr="00EA2362">
        <w:rPr>
          <w:rStyle w:val="FootnoteReference"/>
          <w:rFonts w:ascii="Tahoma" w:hAnsi="Tahoma" w:cs="Tahoma"/>
          <w:b/>
        </w:rPr>
        <w:footnoteReference w:id="2"/>
      </w:r>
      <w:r w:rsidRPr="00EA2362">
        <w:rPr>
          <w:rFonts w:ascii="Tahoma" w:hAnsi="Tahoma" w:cs="Tahoma"/>
          <w:b/>
        </w:rPr>
        <w:t xml:space="preserve"> for the provision of </w:t>
      </w:r>
      <w:r w:rsidR="005565B5">
        <w:rPr>
          <w:rFonts w:ascii="Tahoma" w:hAnsi="Tahoma" w:cs="Tahoma"/>
          <w:b/>
        </w:rPr>
        <w:t xml:space="preserve">development and </w:t>
      </w:r>
      <w:r w:rsidR="004E2100" w:rsidRPr="004E2100">
        <w:rPr>
          <w:rFonts w:ascii="Tahoma" w:hAnsi="Tahoma" w:cs="Tahoma"/>
          <w:b/>
        </w:rPr>
        <w:t>implementation of a national awareness raising campaign in the framework of the project “Preventing and protecting children from violence including in the digital environment in the Republic of Moldova</w:t>
      </w:r>
      <w:r w:rsidR="00B12F6F">
        <w:rPr>
          <w:rFonts w:ascii="Tahoma" w:hAnsi="Tahoma" w:cs="Tahoma"/>
          <w:b/>
        </w:rPr>
        <w:t>”</w:t>
      </w:r>
    </w:p>
    <w:p w14:paraId="69C3D274" w14:textId="77777777" w:rsidR="00261462" w:rsidRPr="00EA2362" w:rsidRDefault="00261462" w:rsidP="00261462">
      <w:pPr>
        <w:rPr>
          <w:rFonts w:ascii="Tahoma" w:hAnsi="Tahoma" w:cs="Tahoma"/>
          <w:b/>
        </w:rPr>
      </w:pPr>
    </w:p>
    <w:p w14:paraId="186D99D7" w14:textId="260DFC19" w:rsidR="00261462" w:rsidRPr="00EA2362" w:rsidRDefault="00261462" w:rsidP="00261462">
      <w:pPr>
        <w:pBdr>
          <w:top w:val="single" w:sz="2" w:space="1" w:color="F2F2F2"/>
          <w:left w:val="single" w:sz="2" w:space="4" w:color="F2F2F2"/>
          <w:bottom w:val="single" w:sz="2" w:space="1" w:color="F2F2F2"/>
          <w:right w:val="single" w:sz="2" w:space="4" w:color="F2F2F2"/>
        </w:pBdr>
        <w:jc w:val="both"/>
        <w:rPr>
          <w:rFonts w:ascii="Tahoma" w:hAnsi="Tahoma" w:cs="Tahoma"/>
          <w:sz w:val="20"/>
          <w:szCs w:val="20"/>
        </w:rPr>
      </w:pPr>
      <w:r w:rsidRPr="00EA2362">
        <w:rPr>
          <w:rFonts w:ascii="Tahoma" w:hAnsi="Tahoma" w:cs="Tahoma"/>
          <w:sz w:val="20"/>
          <w:szCs w:val="20"/>
        </w:rPr>
        <w:t xml:space="preserve">The signature of this Act of Engagement by the </w:t>
      </w:r>
      <w:r w:rsidR="00E72188">
        <w:rPr>
          <w:rFonts w:ascii="Tahoma" w:hAnsi="Tahoma" w:cs="Tahoma"/>
          <w:sz w:val="20"/>
          <w:szCs w:val="20"/>
        </w:rPr>
        <w:t>P</w:t>
      </w:r>
      <w:r w:rsidR="00323EF2">
        <w:rPr>
          <w:rFonts w:ascii="Tahoma" w:hAnsi="Tahoma" w:cs="Tahoma"/>
          <w:sz w:val="20"/>
          <w:szCs w:val="20"/>
        </w:rPr>
        <w:t>rovider</w:t>
      </w:r>
      <w:r w:rsidR="00323EF2" w:rsidRPr="00EA2362">
        <w:rPr>
          <w:rFonts w:ascii="Tahoma" w:hAnsi="Tahoma" w:cs="Tahoma"/>
          <w:sz w:val="20"/>
          <w:szCs w:val="20"/>
        </w:rPr>
        <w:t xml:space="preserve"> </w:t>
      </w:r>
      <w:r w:rsidRPr="00EA2362">
        <w:rPr>
          <w:rFonts w:ascii="Tahoma" w:hAnsi="Tahoma" w:cs="Tahoma"/>
          <w:sz w:val="20"/>
          <w:szCs w:val="20"/>
        </w:rPr>
        <w:t xml:space="preserve">alone shall not constitute or imply any sort of contractual commitment on the part of the Council of Europe. This Act shall become contractually binding only </w:t>
      </w:r>
      <w:r w:rsidRPr="00EC5AFE">
        <w:rPr>
          <w:rFonts w:ascii="Tahoma" w:hAnsi="Tahoma" w:cs="Tahoma"/>
          <w:bCs/>
          <w:sz w:val="20"/>
          <w:szCs w:val="20"/>
        </w:rPr>
        <w:t>upon signature by a Council of Europe authorised staff member</w:t>
      </w:r>
      <w:r w:rsidR="00454D25" w:rsidRPr="00EA2362">
        <w:rPr>
          <w:rFonts w:ascii="Tahoma" w:hAnsi="Tahoma" w:cs="Tahoma"/>
          <w:sz w:val="20"/>
          <w:szCs w:val="20"/>
        </w:rPr>
        <w:t xml:space="preserve"> (see Section B</w:t>
      </w:r>
      <w:r w:rsidRPr="00EA2362">
        <w:rPr>
          <w:rFonts w:ascii="Tahoma" w:hAnsi="Tahoma" w:cs="Tahoma"/>
          <w:sz w:val="20"/>
          <w:szCs w:val="20"/>
        </w:rPr>
        <w:t>).</w:t>
      </w:r>
    </w:p>
    <w:p w14:paraId="3FB37D96" w14:textId="77777777" w:rsidR="00261462" w:rsidRPr="00EA2362" w:rsidRDefault="00261462" w:rsidP="00261462">
      <w:pPr>
        <w:rPr>
          <w:rFonts w:ascii="Tahoma" w:hAnsi="Tahoma" w:cs="Tahoma"/>
          <w:b/>
          <w:sz w:val="20"/>
          <w:szCs w:val="20"/>
        </w:rPr>
      </w:pPr>
    </w:p>
    <w:p w14:paraId="63E5AAF9" w14:textId="7621DA13" w:rsidR="00261462" w:rsidRPr="00EA2362" w:rsidRDefault="00323EF2" w:rsidP="00D65C3C">
      <w:pPr>
        <w:pBdr>
          <w:top w:val="single" w:sz="2" w:space="1" w:color="FF0000"/>
          <w:left w:val="single" w:sz="2" w:space="4" w:color="FF0000"/>
          <w:bottom w:val="single" w:sz="2" w:space="4" w:color="FF0000"/>
          <w:right w:val="single" w:sz="2" w:space="4" w:color="FF0000"/>
        </w:pBdr>
        <w:ind w:left="1701" w:hanging="1701"/>
        <w:rPr>
          <w:rFonts w:ascii="Tahoma" w:hAnsi="Tahoma" w:cs="Tahoma"/>
          <w:color w:val="FF0000"/>
          <w:sz w:val="18"/>
          <w:szCs w:val="18"/>
        </w:rPr>
      </w:pPr>
      <w:r>
        <w:rPr>
          <w:rFonts w:ascii="Tahoma" w:hAnsi="Tahoma" w:cs="Tahoma"/>
          <w:color w:val="FF0000"/>
          <w:sz w:val="18"/>
          <w:szCs w:val="18"/>
        </w:rPr>
        <w:t>Providers</w:t>
      </w:r>
      <w:r w:rsidRPr="00EA2362">
        <w:rPr>
          <w:rFonts w:ascii="Tahoma" w:hAnsi="Tahoma" w:cs="Tahoma"/>
          <w:color w:val="FF0000"/>
          <w:sz w:val="18"/>
          <w:szCs w:val="18"/>
        </w:rPr>
        <w:t xml:space="preserve"> </w:t>
      </w:r>
      <w:r w:rsidR="00261462" w:rsidRPr="00EA2362">
        <w:rPr>
          <w:rFonts w:ascii="Tahoma" w:hAnsi="Tahoma" w:cs="Tahoma"/>
          <w:color w:val="FF0000"/>
          <w:sz w:val="18"/>
          <w:szCs w:val="18"/>
        </w:rPr>
        <w:t>shall:</w:t>
      </w:r>
    </w:p>
    <w:p w14:paraId="7CDCF73B" w14:textId="25D43F6E" w:rsidR="00261462" w:rsidRPr="00EA2362" w:rsidRDefault="00261462" w:rsidP="00D65C3C">
      <w:pPr>
        <w:pBdr>
          <w:top w:val="single" w:sz="2" w:space="1" w:color="FF0000"/>
          <w:left w:val="single" w:sz="2" w:space="4" w:color="FF0000"/>
          <w:bottom w:val="single" w:sz="2" w:space="4" w:color="FF0000"/>
          <w:right w:val="single" w:sz="2" w:space="4" w:color="FF0000"/>
        </w:pBdr>
        <w:rPr>
          <w:rFonts w:ascii="Tahoma" w:hAnsi="Tahoma" w:cs="Tahoma"/>
          <w:color w:val="FF0000"/>
          <w:sz w:val="18"/>
          <w:szCs w:val="18"/>
        </w:rPr>
      </w:pPr>
      <w:r w:rsidRPr="00EA2362">
        <w:rPr>
          <w:rFonts w:ascii="Tahoma" w:hAnsi="Tahoma" w:cs="Tahoma"/>
          <w:color w:val="FF0000"/>
          <w:sz w:val="18"/>
          <w:szCs w:val="18"/>
        </w:rPr>
        <w:t xml:space="preserve">1. Fill in the below sections </w:t>
      </w:r>
      <w:r w:rsidRPr="00EA2362">
        <w:rPr>
          <w:rFonts w:ascii="Tahoma" w:hAnsi="Tahoma" w:cs="Tahoma"/>
          <w:b/>
          <w:color w:val="FF0000"/>
          <w:sz w:val="18"/>
          <w:szCs w:val="18"/>
        </w:rPr>
        <w:t xml:space="preserve">Contact details </w:t>
      </w:r>
      <w:r w:rsidRPr="00EA2362">
        <w:rPr>
          <w:rFonts w:ascii="Tahoma" w:hAnsi="Tahoma" w:cs="Tahoma"/>
          <w:color w:val="FF0000"/>
          <w:sz w:val="18"/>
          <w:szCs w:val="18"/>
        </w:rPr>
        <w:t xml:space="preserve">and </w:t>
      </w:r>
      <w:r w:rsidRPr="00EA2362">
        <w:rPr>
          <w:rFonts w:ascii="Tahoma" w:hAnsi="Tahoma" w:cs="Tahoma"/>
          <w:b/>
          <w:color w:val="FF0000"/>
          <w:sz w:val="18"/>
          <w:szCs w:val="18"/>
        </w:rPr>
        <w:t>Bank details</w:t>
      </w:r>
      <w:r w:rsidRPr="00EA2362">
        <w:rPr>
          <w:rFonts w:ascii="Tahoma" w:hAnsi="Tahoma" w:cs="Tahoma"/>
          <w:color w:val="FF0000"/>
          <w:sz w:val="18"/>
          <w:szCs w:val="18"/>
        </w:rPr>
        <w:t>. Ensure that the “Name” of the Provider and the “Account holder” are the same.</w:t>
      </w:r>
    </w:p>
    <w:p>
      <w:pPr>
        <w:pBdr>
          <w:top w:val="single" w:sz="2" w:space="1" w:color="FF0000"/>
          <w:left w:val="single" w:sz="2" w:space="4" w:color="FF0000"/>
          <w:bottom w:val="single" w:sz="2" w:space="4" w:color="FF0000"/>
          <w:right w:val="single" w:sz="2" w:space="4" w:color="FF0000"/>
        </w:pBdr>
        <w:rPr>
          <w:rFonts w:ascii="Tahoma" w:hAnsi="Tahoma" w:cs="Tahoma"/>
          <w:color w:val="FF0000"/>
          <w:sz w:val="18"/>
          <w:szCs w:val="18"/>
          <w:ins w:id="23" w:author="AI Review" w:date="2026-05-01T03:14:23Z"/>
        </w:rPr>
      </w:pPr>
      <w:commentRangeStart w:id="24"/>
      <w:ins w:id="23" w:author="AI Review" w:date="2026-05-01T03:14:23Z">
        <w:r>
          <w:rPr>
            <w:rFonts w:ascii="Tahoma" w:hAnsi="Tahoma" w:cs="Tahoma"/>
            <w:color w:val="FF0000"/>
            <w:sz w:val="18"/>
            <w:szCs w:val="18"/>
          </w:rPr>
          <w:t>4. Ensure compliance with GDPR regulations when processing any personal data.</w:t>
        </w:r>
      </w:ins>
      <w:commentRangeEnd w:id="24"/>
      <w:r>
        <w:rPr>
          <w:rStyle w:val="CommentReference"/>
        </w:rPr>
        <w:commentReference w:id="24"/>
      </w:r>
    </w:p>
    <w:p w14:paraId="44059E66" w14:textId="5A92222C" w:rsidR="00261462" w:rsidRPr="00EA2362" w:rsidRDefault="00261462" w:rsidP="00D65C3C">
      <w:pPr>
        <w:pBdr>
          <w:top w:val="single" w:sz="2" w:space="1" w:color="FF0000"/>
          <w:left w:val="single" w:sz="2" w:space="4" w:color="FF0000"/>
          <w:bottom w:val="single" w:sz="2" w:space="4" w:color="FF0000"/>
          <w:right w:val="single" w:sz="2" w:space="4" w:color="FF0000"/>
        </w:pBdr>
        <w:ind w:left="1701" w:hanging="1701"/>
        <w:rPr>
          <w:rFonts w:ascii="Tahoma" w:hAnsi="Tahoma" w:cs="Tahoma"/>
          <w:color w:val="FF0000"/>
          <w:sz w:val="18"/>
          <w:szCs w:val="18"/>
        </w:rPr>
      </w:pPr>
      <w:r w:rsidRPr="00EA2362">
        <w:rPr>
          <w:rFonts w:ascii="Tahoma" w:hAnsi="Tahoma" w:cs="Tahoma"/>
          <w:color w:val="FF0000"/>
          <w:sz w:val="18"/>
          <w:szCs w:val="18"/>
        </w:rPr>
        <w:t>2. Fill in the column “Fees” of the</w:t>
      </w:r>
      <w:r w:rsidR="00454D25" w:rsidRPr="00EA2362">
        <w:rPr>
          <w:rFonts w:ascii="Tahoma" w:hAnsi="Tahoma" w:cs="Tahoma"/>
          <w:color w:val="FF0000"/>
          <w:sz w:val="18"/>
          <w:szCs w:val="18"/>
        </w:rPr>
        <w:t xml:space="preserve"> table of fees (</w:t>
      </w:r>
      <w:r w:rsidR="00323EF2">
        <w:rPr>
          <w:rFonts w:ascii="Tahoma" w:hAnsi="Tahoma" w:cs="Tahoma"/>
          <w:color w:val="FF0000"/>
          <w:sz w:val="18"/>
          <w:szCs w:val="18"/>
        </w:rPr>
        <w:t>s</w:t>
      </w:r>
      <w:r w:rsidR="00454D25" w:rsidRPr="00EA2362">
        <w:rPr>
          <w:rFonts w:ascii="Tahoma" w:hAnsi="Tahoma" w:cs="Tahoma"/>
          <w:color w:val="FF0000"/>
          <w:sz w:val="18"/>
          <w:szCs w:val="18"/>
        </w:rPr>
        <w:t>ee Section A</w:t>
      </w:r>
      <w:r w:rsidRPr="00EA2362">
        <w:rPr>
          <w:rFonts w:ascii="Tahoma" w:hAnsi="Tahoma" w:cs="Tahoma"/>
          <w:color w:val="FF0000"/>
          <w:sz w:val="18"/>
          <w:szCs w:val="18"/>
        </w:rPr>
        <w:t>);</w:t>
      </w:r>
    </w:p>
    <w:p w14:paraId="269A9496" w14:textId="6D5AD16E" w:rsidR="00261462" w:rsidRPr="00EA2362" w:rsidRDefault="00261462" w:rsidP="00D65C3C">
      <w:pPr>
        <w:pBdr>
          <w:top w:val="single" w:sz="2" w:space="1" w:color="FF0000"/>
          <w:left w:val="single" w:sz="2" w:space="4" w:color="FF0000"/>
          <w:bottom w:val="single" w:sz="2" w:space="4" w:color="FF0000"/>
          <w:right w:val="single" w:sz="2" w:space="4" w:color="FF0000"/>
        </w:pBdr>
        <w:rPr>
          <w:rFonts w:ascii="Tahoma" w:hAnsi="Tahoma" w:cs="Tahoma"/>
          <w:color w:val="FF0000"/>
          <w:sz w:val="18"/>
          <w:szCs w:val="18"/>
        </w:rPr>
      </w:pPr>
      <w:r w:rsidRPr="00EA2362">
        <w:rPr>
          <w:rFonts w:ascii="Tahoma" w:hAnsi="Tahoma" w:cs="Tahoma"/>
          <w:color w:val="FF0000"/>
          <w:sz w:val="18"/>
          <w:szCs w:val="18"/>
        </w:rPr>
        <w:t xml:space="preserve">3. </w:t>
      </w:r>
      <w:r w:rsidR="00FF5621">
        <w:rPr>
          <w:rFonts w:ascii="Tahoma" w:hAnsi="Tahoma" w:cs="Tahoma"/>
          <w:color w:val="FF0000"/>
          <w:sz w:val="18"/>
          <w:szCs w:val="18"/>
        </w:rPr>
        <w:t>S</w:t>
      </w:r>
      <w:r w:rsidRPr="00EA2362">
        <w:rPr>
          <w:rFonts w:ascii="Tahoma" w:hAnsi="Tahoma" w:cs="Tahoma"/>
          <w:color w:val="FF0000"/>
          <w:sz w:val="18"/>
          <w:szCs w:val="18"/>
        </w:rPr>
        <w:t xml:space="preserve">ign the Act </w:t>
      </w:r>
      <w:r w:rsidR="00454D25" w:rsidRPr="00EA2362">
        <w:rPr>
          <w:rFonts w:ascii="Tahoma" w:hAnsi="Tahoma" w:cs="Tahoma"/>
          <w:color w:val="FF0000"/>
          <w:sz w:val="18"/>
          <w:szCs w:val="18"/>
        </w:rPr>
        <w:t>of Engagement (</w:t>
      </w:r>
      <w:r w:rsidR="00323EF2">
        <w:rPr>
          <w:rFonts w:ascii="Tahoma" w:hAnsi="Tahoma" w:cs="Tahoma"/>
          <w:color w:val="FF0000"/>
          <w:sz w:val="18"/>
          <w:szCs w:val="18"/>
        </w:rPr>
        <w:t>s</w:t>
      </w:r>
      <w:r w:rsidR="00454D25" w:rsidRPr="00EA2362">
        <w:rPr>
          <w:rFonts w:ascii="Tahoma" w:hAnsi="Tahoma" w:cs="Tahoma"/>
          <w:color w:val="FF0000"/>
          <w:sz w:val="18"/>
          <w:szCs w:val="18"/>
        </w:rPr>
        <w:t>ee Section B</w:t>
      </w:r>
      <w:r w:rsidRPr="00EA2362">
        <w:rPr>
          <w:rFonts w:ascii="Tahoma" w:hAnsi="Tahoma" w:cs="Tahoma"/>
          <w:color w:val="FF0000"/>
          <w:sz w:val="18"/>
          <w:szCs w:val="18"/>
        </w:rPr>
        <w:t>) and send a scanned copy to the Council</w:t>
      </w:r>
      <w:r w:rsidR="00323EF2">
        <w:rPr>
          <w:rFonts w:ascii="Tahoma" w:hAnsi="Tahoma" w:cs="Tahoma"/>
          <w:color w:val="FF0000"/>
          <w:sz w:val="18"/>
          <w:szCs w:val="18"/>
        </w:rPr>
        <w:t xml:space="preserve">, </w:t>
      </w:r>
      <w:r w:rsidR="009F7FF4" w:rsidRPr="009F7FF4">
        <w:rPr>
          <w:rFonts w:ascii="Tahoma" w:hAnsi="Tahoma" w:cs="Tahoma"/>
          <w:color w:val="FF0000"/>
          <w:sz w:val="18"/>
          <w:szCs w:val="18"/>
        </w:rPr>
        <w:t xml:space="preserve">accompanied by all other supporting documents </w:t>
      </w:r>
      <w:r w:rsidRPr="00EA2362">
        <w:rPr>
          <w:rFonts w:ascii="Tahoma" w:hAnsi="Tahoma" w:cs="Tahoma"/>
          <w:color w:val="FF0000"/>
          <w:sz w:val="18"/>
          <w:szCs w:val="18"/>
        </w:rPr>
        <w:t>(</w:t>
      </w:r>
      <w:r w:rsidR="00C025B1">
        <w:rPr>
          <w:rFonts w:ascii="Tahoma" w:hAnsi="Tahoma" w:cs="Tahoma"/>
          <w:color w:val="FF0000"/>
          <w:sz w:val="18"/>
          <w:szCs w:val="18"/>
        </w:rPr>
        <w:t>s</w:t>
      </w:r>
      <w:r w:rsidRPr="00C025B1">
        <w:rPr>
          <w:rFonts w:ascii="Tahoma" w:hAnsi="Tahoma" w:cs="Tahoma"/>
          <w:color w:val="FF0000"/>
          <w:sz w:val="18"/>
          <w:szCs w:val="18"/>
        </w:rPr>
        <w:t xml:space="preserve">ee </w:t>
      </w:r>
      <w:r w:rsidR="006218FA">
        <w:rPr>
          <w:rFonts w:ascii="Tahoma" w:hAnsi="Tahoma" w:cs="Tahoma"/>
          <w:color w:val="FF0000"/>
          <w:sz w:val="18"/>
          <w:szCs w:val="18"/>
        </w:rPr>
        <w:t>Section F of the Tender File</w:t>
      </w:r>
      <w:r w:rsidRPr="00EA2362">
        <w:rPr>
          <w:rFonts w:ascii="Tahoma" w:hAnsi="Tahoma" w:cs="Tahoma"/>
          <w:color w:val="FF0000"/>
          <w:sz w:val="18"/>
          <w:szCs w:val="18"/>
        </w:rPr>
        <w:t>).</w:t>
      </w:r>
      <w:r w:rsidRPr="00EA2362">
        <w:rPr>
          <w:rFonts w:ascii="Tahoma" w:hAnsi="Tahoma" w:cs="Tahoma"/>
          <w:noProof/>
          <w:sz w:val="18"/>
          <w:szCs w:val="18"/>
          <w:lang w:val="en-US" w:eastAsia="en-US"/>
        </w:rPr>
        <w:t xml:space="preserve"> </w:t>
      </w:r>
    </w:p>
    <w:p w14:paraId="1342F6B1" w14:textId="77777777" w:rsidR="00261462" w:rsidRPr="00EA2362" w:rsidRDefault="00261462" w:rsidP="00261462">
      <w:pPr>
        <w:spacing w:before="120"/>
        <w:ind w:left="567" w:hanging="283"/>
        <w:rPr>
          <w:rFonts w:ascii="Tahoma" w:hAnsi="Tahoma" w:cs="Tahoma"/>
          <w:b/>
          <w:sz w:val="18"/>
          <w:szCs w:val="18"/>
        </w:rPr>
      </w:pPr>
    </w:p>
    <w:p>
      <w:pPr>
        <w:spacing w:before="120"/>
        <w:ind w:left="567" w:hanging="283"/>
        <w:rPr>
          <w:rFonts w:ascii="Tahoma" w:hAnsi="Tahoma" w:cs="Tahoma"/>
          <w:b/>
          <w:sz w:val="18"/>
          <w:szCs w:val="18"/>
          <w:ins w:id="20" w:author="AI Review" w:date="2026-05-01T03:14:23Z"/>
        </w:rPr>
      </w:pPr>
    </w:p>
    <w:p>
      <w:pPr>
        <w:spacing w:before="120"/>
        <w:ind w:left="567" w:hanging="283"/>
        <w:rPr>
          <w:rFonts w:ascii="Tahoma" w:hAnsi="Tahoma" w:cs="Tahoma"/>
          <w:b/>
          <w:sz w:val="18"/>
          <w:szCs w:val="18"/>
          <w:ins w:id="19" w:author="AI Review" w:date="2026-05-01T03:14:23Z"/>
        </w:rPr>
      </w:pPr>
      <w:commentRangeStart w:id="22"/>
      <w:ins w:id="19" w:author="AI Review" w:date="2026-05-01T03:14:23Z">
        <w:r>
          <w:rPr>
            <w:rFonts w:ascii="Tahoma" w:hAnsi="Tahoma" w:cs="Tahoma"/>
            <w:b/>
            <w:sz w:val="18"/>
            <w:szCs w:val="18"/>
          </w:rPr>
          <w:t>Note:</w:t>
        </w:r>
        <w:r>
          <w:rPr>
            <w:rFonts w:ascii="Tahoma" w:hAnsi="Tahoma" w:cs="Tahoma"/>
            <w:sz w:val="18"/>
            <w:szCs w:val="18"/>
          </w:rPr>
          <w:t xml:space="preserve"> All fees are subject to audit by the Council of Europe.</w:t>
        </w:r>
      </w:ins>
      <w:commentRangeEnd w:id="22"/>
      <w:r>
        <w:rPr>
          <w:rStyle w:val="CommentReference"/>
        </w:rPr>
        <w:commentReference w:id="22"/>
      </w:r>
    </w:p>
    <w:p>
      <w:pPr>
        <w:spacing w:before="120"/>
        <w:ind w:left="567" w:hanging="283"/>
        <w:rPr>
          <w:rFonts w:ascii="Tahoma" w:hAnsi="Tahoma" w:cs="Tahoma"/>
          <w:b/>
          <w:sz w:val="18"/>
          <w:szCs w:val="18"/>
          <w:ins w:id="21" w:author="AI Review" w:date="2026-05-01T03:14:23Z"/>
        </w:rPr>
      </w:pPr>
    </w:p>
    <w:tbl>
      <w:tblPr>
        <w:tblW w:w="999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50"/>
        <w:gridCol w:w="1751"/>
        <w:gridCol w:w="2836"/>
        <w:gridCol w:w="1339"/>
        <w:gridCol w:w="328"/>
        <w:gridCol w:w="3292"/>
      </w:tblGrid>
      <w:tr w:rsidR="00E01E67" w:rsidRPr="00EA2362" w14:paraId="0CDD5CD9" w14:textId="01548DCB" w:rsidTr="00E01E67">
        <w:trPr>
          <w:trHeight w:val="632"/>
          <w:jc w:val="center"/>
        </w:trPr>
        <w:tc>
          <w:tcPr>
            <w:tcW w:w="450" w:type="dxa"/>
            <w:vMerge w:val="restart"/>
            <w:tcBorders>
              <w:top w:val="single" w:sz="2" w:space="0" w:color="808080"/>
              <w:left w:val="single" w:sz="2" w:space="0" w:color="808080"/>
              <w:right w:val="single" w:sz="2" w:space="0" w:color="808080"/>
            </w:tcBorders>
            <w:shd w:val="clear" w:color="auto" w:fill="F2F2F2"/>
            <w:textDirection w:val="btLr"/>
            <w:vAlign w:val="center"/>
          </w:tcPr>
          <w:p w14:paraId="7036D7E3" w14:textId="10C3F859" w:rsidR="00E01E67" w:rsidRPr="00EA2362" w:rsidRDefault="00E01E67" w:rsidP="00FC7772">
            <w:pPr>
              <w:ind w:left="113" w:right="113"/>
              <w:jc w:val="center"/>
              <w:rPr>
                <w:rFonts w:ascii="Tahoma" w:hAnsi="Tahoma" w:cs="Tahoma"/>
                <w:b/>
                <w:sz w:val="18"/>
                <w:szCs w:val="18"/>
              </w:rPr>
            </w:pPr>
            <w:commentRangeStart w:id="30"/>
            <w:del w:id="28" w:author="AI Review" w:date="2026-05-01T03:14:23Z">
              <w:r>
                <w:rPr>
                  <w:rFonts w:ascii="Tahoma" w:hAnsi="Tahoma" w:cs="Tahoma"/>
                  <w:b/>
                  <w:sz w:val="18"/>
                  <w:szCs w:val="18"/>
                </w:rPr>
                <w:delText>Provider</w:delText>
              </w:r>
            </w:del>
            <w:ins w:id="29" w:author="AI Review" w:date="2026-05-01T03:14:23Z">
              <w:r>
                <w:rPr>
                  <w:rFonts w:ascii="Tahoma" w:hAnsi="Tahoma" w:cs="Tahoma"/>
                  <w:b/>
                  <w:sz w:val="18"/>
                  <w:szCs w:val="18"/>
                </w:rPr>
                <w:t xml:space="preserve">Bidder </w:t>
              </w:r>
            </w:ins>
            <w:r>
              <w:rPr>
                <w:rFonts w:ascii="Tahoma" w:hAnsi="Tahoma" w:cs="Tahoma"/>
                <w:b/>
                <w:sz w:val="18"/>
                <w:szCs w:val="18"/>
              </w:rPr>
              <w:t xml:space="preserve"> information</w:t>
            </w:r>
            <w:commentRangeEnd w:id="30"/>
            <w:r>
              <w:rPr>
                <w:rStyle w:val="CommentReference"/>
              </w:rPr>
              <w:commentReference w:id="30"/>
            </w: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03050F56" w14:textId="7C428C2F" w:rsidR="00E01E67" w:rsidRPr="00EA2362" w:rsidRDefault="00E01E67" w:rsidP="00FC7772">
            <w:pPr>
              <w:jc w:val="right"/>
              <w:rPr>
                <w:rFonts w:ascii="Tahoma" w:hAnsi="Tahoma" w:cs="Tahoma"/>
                <w:sz w:val="18"/>
                <w:szCs w:val="18"/>
              </w:rPr>
            </w:pPr>
            <w:r>
              <w:rPr>
                <w:rFonts w:ascii="Tahoma" w:hAnsi="Tahoma" w:cs="Tahoma"/>
                <w:sz w:val="18"/>
                <w:szCs w:val="18"/>
              </w:rPr>
              <w:t>Legal personality</w:t>
            </w:r>
            <w:r>
              <w:rPr>
                <w:rStyle w:val="FootnoteReference"/>
                <w:rFonts w:ascii="Tahoma" w:hAnsi="Tahoma" w:cs="Tahoma"/>
                <w:sz w:val="18"/>
                <w:szCs w:val="18"/>
              </w:rPr>
              <w:footnoteReference w:id="3"/>
            </w:r>
            <w:r>
              <w:rPr>
                <w:rFonts w:ascii="Tahoma" w:hAnsi="Tahoma" w:cs="Tahoma"/>
                <w:sz w:val="18"/>
                <w:szCs w:val="18"/>
              </w:rPr>
              <w:t xml:space="preserve"> </w:t>
            </w:r>
            <w:r w:rsidRPr="00EA2362">
              <w:rPr>
                <w:color w:val="FF0000"/>
                <w:sz w:val="16"/>
                <w:szCs w:val="16"/>
              </w:rPr>
              <w:t>►</w:t>
            </w:r>
          </w:p>
        </w:tc>
        <w:tc>
          <w:tcPr>
            <w:tcW w:w="4175" w:type="dxa"/>
            <w:gridSpan w:val="2"/>
            <w:tcBorders>
              <w:top w:val="single" w:sz="2" w:space="0" w:color="FF0000"/>
              <w:left w:val="single" w:sz="2" w:space="0" w:color="FF0000"/>
              <w:bottom w:val="single" w:sz="2" w:space="0" w:color="FF0000"/>
              <w:right w:val="single" w:sz="2" w:space="0" w:color="FF0000"/>
            </w:tcBorders>
            <w:shd w:val="clear" w:color="auto" w:fill="auto"/>
            <w:vAlign w:val="center"/>
          </w:tcPr>
          <w:p w14:paraId="353FD5F8" w14:textId="25BFD756" w:rsidR="00E01E67" w:rsidRPr="00194EDC" w:rsidRDefault="00000000" w:rsidP="00194EDC">
            <w:pPr>
              <w:rPr>
                <w:rFonts w:ascii="Tahoma" w:hAnsi="Tahoma" w:cs="Tahoma"/>
                <w:color w:val="000000"/>
                <w:sz w:val="20"/>
                <w:szCs w:val="20"/>
              </w:rPr>
            </w:pPr>
            <w:sdt>
              <w:sdtPr>
                <w:rPr>
                  <w:rFonts w:ascii="Tahoma" w:hAnsi="Tahoma" w:cs="Tahoma"/>
                  <w:color w:val="000000"/>
                  <w:sz w:val="18"/>
                  <w:szCs w:val="18"/>
                  <w:lang w:val="es-ES_tradnl"/>
                </w:rPr>
                <w:id w:val="-347022501"/>
                <w14:checkbox>
                  <w14:checked w14:val="0"/>
                  <w14:checkedState w14:val="2612" w14:font="MS Gothic"/>
                  <w14:uncheckedState w14:val="2610" w14:font="MS Gothic"/>
                </w14:checkbox>
              </w:sdtPr>
              <w:sdtContent>
                <w:r w:rsidR="00E01E67" w:rsidRPr="00194EDC">
                  <w:rPr>
                    <w:rFonts w:ascii="Segoe UI Symbol" w:hAnsi="Segoe UI Symbol" w:cs="Segoe UI Symbol"/>
                    <w:color w:val="000000"/>
                    <w:sz w:val="18"/>
                    <w:szCs w:val="18"/>
                    <w:lang w:val="es-ES_tradnl"/>
                  </w:rPr>
                  <w:t>☐</w:t>
                </w:r>
              </w:sdtContent>
            </w:sdt>
            <w:r w:rsidR="00E01E67" w:rsidRPr="00194EDC">
              <w:rPr>
                <w:rFonts w:ascii="Tahoma" w:hAnsi="Tahoma" w:cs="Tahoma"/>
                <w:color w:val="000000"/>
                <w:sz w:val="18"/>
                <w:szCs w:val="18"/>
                <w:lang w:val="es-ES_tradnl"/>
              </w:rPr>
              <w:t xml:space="preserve"> Legal person </w:t>
            </w:r>
          </w:p>
        </w:tc>
        <w:tc>
          <w:tcPr>
            <w:tcW w:w="3620" w:type="dxa"/>
            <w:gridSpan w:val="2"/>
            <w:tcBorders>
              <w:top w:val="single" w:sz="2" w:space="0" w:color="FF0000"/>
              <w:left w:val="single" w:sz="4" w:space="0" w:color="FF0000"/>
              <w:bottom w:val="single" w:sz="2" w:space="0" w:color="FF0000"/>
              <w:right w:val="single" w:sz="2" w:space="0" w:color="FF0000"/>
            </w:tcBorders>
            <w:shd w:val="clear" w:color="auto" w:fill="auto"/>
            <w:vAlign w:val="center"/>
          </w:tcPr>
          <w:p w14:paraId="23D05288" w14:textId="63D5057B" w:rsidR="00E01E67" w:rsidRPr="00194EDC" w:rsidRDefault="00000000" w:rsidP="00194EDC">
            <w:pPr>
              <w:rPr>
                <w:rFonts w:ascii="Tahoma" w:hAnsi="Tahoma" w:cs="Tahoma"/>
                <w:color w:val="000000"/>
                <w:sz w:val="20"/>
                <w:szCs w:val="20"/>
              </w:rPr>
            </w:pPr>
            <w:sdt>
              <w:sdtPr>
                <w:rPr>
                  <w:rFonts w:ascii="Tahoma" w:hAnsi="Tahoma" w:cs="Tahoma"/>
                  <w:color w:val="000000"/>
                  <w:sz w:val="18"/>
                  <w:szCs w:val="18"/>
                  <w:lang w:val="es-ES_tradnl"/>
                </w:rPr>
                <w:id w:val="1780599808"/>
                <w14:checkbox>
                  <w14:checked w14:val="0"/>
                  <w14:checkedState w14:val="2612" w14:font="MS Gothic"/>
                  <w14:uncheckedState w14:val="2610" w14:font="MS Gothic"/>
                </w14:checkbox>
              </w:sdtPr>
              <w:sdtContent>
                <w:r w:rsidR="00E01E67" w:rsidRPr="00194EDC">
                  <w:rPr>
                    <w:rFonts w:ascii="Segoe UI Symbol" w:hAnsi="Segoe UI Symbol" w:cs="Segoe UI Symbol"/>
                    <w:color w:val="000000"/>
                    <w:sz w:val="18"/>
                    <w:szCs w:val="18"/>
                    <w:lang w:val="es-ES_tradnl"/>
                  </w:rPr>
                  <w:t>☐</w:t>
                </w:r>
              </w:sdtContent>
            </w:sdt>
            <w:r w:rsidR="00E01E67" w:rsidRPr="00194EDC">
              <w:rPr>
                <w:rFonts w:ascii="Tahoma" w:hAnsi="Tahoma" w:cs="Tahoma"/>
                <w:color w:val="000000"/>
                <w:sz w:val="18"/>
                <w:szCs w:val="18"/>
                <w:lang w:val="es-ES_tradnl"/>
              </w:rPr>
              <w:t xml:space="preserve"> Consortium</w:t>
            </w:r>
          </w:p>
        </w:tc>
      </w:tr>
      <w:tr w:rsidR="00194EDC" w:rsidRPr="00EA2362" w14:paraId="1BC28EB5" w14:textId="77777777" w:rsidTr="00D8496F">
        <w:trPr>
          <w:trHeight w:val="632"/>
          <w:jc w:val="center"/>
        </w:trPr>
        <w:tc>
          <w:tcPr>
            <w:tcW w:w="450" w:type="dxa"/>
            <w:vMerge/>
            <w:tcBorders>
              <w:left w:val="single" w:sz="2" w:space="0" w:color="808080"/>
              <w:right w:val="single" w:sz="2" w:space="0" w:color="808080"/>
            </w:tcBorders>
            <w:shd w:val="clear" w:color="auto" w:fill="F2F2F2"/>
            <w:textDirection w:val="btLr"/>
            <w:vAlign w:val="center"/>
          </w:tcPr>
          <w:p w14:paraId="0AFEA09F" w14:textId="31F10BAA" w:rsidR="00194EDC" w:rsidRPr="00EA2362" w:rsidRDefault="00194EDC" w:rsidP="00FC7772">
            <w:pPr>
              <w:ind w:left="113" w:right="113"/>
              <w:jc w:val="center"/>
              <w:rPr>
                <w:rFonts w:ascii="Tahoma" w:hAnsi="Tahoma" w:cs="Tahoma"/>
                <w:b/>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6564AFB4" w14:textId="77777777" w:rsidR="00194EDC" w:rsidRPr="00EA2362" w:rsidRDefault="00194EDC" w:rsidP="00FC7772">
            <w:pPr>
              <w:jc w:val="right"/>
              <w:rPr>
                <w:rFonts w:ascii="Tahoma" w:hAnsi="Tahoma" w:cs="Tahoma"/>
                <w:sz w:val="18"/>
                <w:szCs w:val="18"/>
              </w:rPr>
            </w:pPr>
            <w:r w:rsidRPr="00EA2362">
              <w:rPr>
                <w:rFonts w:ascii="Tahoma" w:hAnsi="Tahoma" w:cs="Tahoma"/>
                <w:sz w:val="18"/>
                <w:szCs w:val="18"/>
              </w:rPr>
              <w:t>Name and address</w:t>
            </w:r>
          </w:p>
          <w:p w14:paraId="62B57237"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65EBA269" w14:textId="77777777" w:rsidR="00194EDC" w:rsidRPr="00EA2362" w:rsidRDefault="00194EDC" w:rsidP="00FC7772">
            <w:pPr>
              <w:rPr>
                <w:rFonts w:ascii="Tahoma" w:hAnsi="Tahoma" w:cs="Tahoma"/>
                <w:color w:val="000000"/>
                <w:sz w:val="20"/>
                <w:szCs w:val="20"/>
              </w:rPr>
            </w:pPr>
          </w:p>
        </w:tc>
      </w:tr>
      <w:tr w:rsidR="00194EDC" w:rsidRPr="00EA2362" w14:paraId="67A9D8F1"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11E97333"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43F51CE8" w14:textId="77777777" w:rsidR="00194EDC" w:rsidRPr="00EA2362" w:rsidRDefault="00194EDC" w:rsidP="00FC7772">
            <w:pPr>
              <w:jc w:val="right"/>
              <w:rPr>
                <w:rFonts w:ascii="Tahoma" w:hAnsi="Tahoma" w:cs="Tahoma"/>
                <w:sz w:val="18"/>
                <w:szCs w:val="18"/>
              </w:rPr>
            </w:pPr>
            <w:r w:rsidRPr="00EA2362">
              <w:rPr>
                <w:rFonts w:ascii="Tahoma" w:hAnsi="Tahoma" w:cs="Tahoma"/>
                <w:sz w:val="18"/>
                <w:szCs w:val="18"/>
              </w:rPr>
              <w:t>Representative</w:t>
            </w:r>
          </w:p>
          <w:p w14:paraId="2D62BEA8"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40390CB9" w14:textId="77777777" w:rsidR="00194EDC" w:rsidRPr="00EA2362" w:rsidRDefault="00194EDC" w:rsidP="00FC7772">
            <w:pPr>
              <w:rPr>
                <w:rFonts w:ascii="Tahoma" w:hAnsi="Tahoma" w:cs="Tahoma"/>
                <w:sz w:val="20"/>
                <w:szCs w:val="20"/>
              </w:rPr>
            </w:pPr>
          </w:p>
        </w:tc>
      </w:tr>
      <w:tr w:rsidR="00194EDC" w:rsidRPr="00EA2362" w14:paraId="398BF9B7"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79F4772E"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328D138D" w14:textId="16781A73" w:rsidR="00194EDC" w:rsidRPr="00EA2362" w:rsidRDefault="00194EDC" w:rsidP="00FC7772">
            <w:pPr>
              <w:jc w:val="right"/>
              <w:rPr>
                <w:rFonts w:ascii="Tahoma" w:hAnsi="Tahoma" w:cs="Tahoma"/>
                <w:sz w:val="18"/>
                <w:szCs w:val="18"/>
              </w:rPr>
            </w:pPr>
            <w:r w:rsidRPr="00EA2362">
              <w:rPr>
                <w:rFonts w:ascii="Tahoma" w:hAnsi="Tahoma" w:cs="Tahoma"/>
                <w:sz w:val="18"/>
                <w:szCs w:val="18"/>
              </w:rPr>
              <w:t xml:space="preserve">Contact </w:t>
            </w:r>
            <w:r>
              <w:rPr>
                <w:rFonts w:ascii="Tahoma" w:hAnsi="Tahoma" w:cs="Tahoma"/>
                <w:sz w:val="18"/>
                <w:szCs w:val="18"/>
              </w:rPr>
              <w:t>point</w:t>
            </w:r>
          </w:p>
          <w:p w14:paraId="6933DB04"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05661DA5" w14:textId="77777777" w:rsidR="00194EDC" w:rsidRPr="00EA2362" w:rsidRDefault="00194EDC" w:rsidP="00FC7772">
            <w:pPr>
              <w:rPr>
                <w:rFonts w:ascii="Tahoma" w:hAnsi="Tahoma" w:cs="Tahoma"/>
                <w:sz w:val="20"/>
                <w:szCs w:val="20"/>
              </w:rPr>
            </w:pPr>
          </w:p>
        </w:tc>
      </w:tr>
      <w:tr w:rsidR="00194EDC" w:rsidRPr="00EA2362" w14:paraId="06332A07"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49F7B2DA"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3E953913" w14:textId="77777777" w:rsidR="00194EDC" w:rsidRPr="00EA2362" w:rsidRDefault="00194EDC" w:rsidP="00FC7772">
            <w:pPr>
              <w:jc w:val="right"/>
              <w:rPr>
                <w:rFonts w:ascii="Tahoma" w:hAnsi="Tahoma" w:cs="Tahoma"/>
                <w:sz w:val="18"/>
                <w:szCs w:val="18"/>
              </w:rPr>
            </w:pPr>
            <w:r w:rsidRPr="00EA2362">
              <w:rPr>
                <w:rFonts w:ascii="Tahoma" w:hAnsi="Tahoma" w:cs="Tahoma"/>
                <w:sz w:val="18"/>
                <w:szCs w:val="18"/>
              </w:rPr>
              <w:t>VAT n° (if any)</w:t>
            </w:r>
          </w:p>
          <w:p w14:paraId="7DBB6C9C"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1A428D4B" w14:textId="77777777" w:rsidR="00194EDC" w:rsidRPr="00EA2362" w:rsidRDefault="00194EDC" w:rsidP="00FC7772">
            <w:pPr>
              <w:rPr>
                <w:rFonts w:ascii="Tahoma" w:hAnsi="Tahoma" w:cs="Tahoma"/>
                <w:sz w:val="20"/>
                <w:szCs w:val="20"/>
              </w:rPr>
            </w:pPr>
          </w:p>
        </w:tc>
      </w:tr>
      <w:tr w:rsidR="00194EDC" w:rsidRPr="00EA2362" w14:paraId="11FDC6AA"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73DFEF5C"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70EE8BB0" w14:textId="77777777" w:rsidR="00194EDC" w:rsidRPr="00EA2362" w:rsidRDefault="00194EDC" w:rsidP="00FC7772">
            <w:pPr>
              <w:jc w:val="right"/>
              <w:rPr>
                <w:rFonts w:ascii="Tahoma" w:hAnsi="Tahoma" w:cs="Tahoma"/>
                <w:sz w:val="18"/>
                <w:szCs w:val="18"/>
              </w:rPr>
            </w:pPr>
            <w:r w:rsidRPr="00EA2362">
              <w:rPr>
                <w:rFonts w:ascii="Tahoma" w:hAnsi="Tahoma" w:cs="Tahoma"/>
                <w:sz w:val="18"/>
                <w:szCs w:val="18"/>
              </w:rPr>
              <w:t>Country and registration n° (if any)</w:t>
            </w:r>
          </w:p>
          <w:p w14:paraId="0A71D51A"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4C090B27" w14:textId="77777777" w:rsidR="00194EDC" w:rsidRPr="00EA2362" w:rsidRDefault="00194EDC" w:rsidP="00FC7772">
            <w:pPr>
              <w:rPr>
                <w:rFonts w:ascii="Tahoma" w:hAnsi="Tahoma" w:cs="Tahoma"/>
                <w:sz w:val="20"/>
                <w:szCs w:val="20"/>
              </w:rPr>
            </w:pPr>
          </w:p>
        </w:tc>
      </w:tr>
      <w:tr w:rsidR="00194EDC" w:rsidRPr="00EA2362" w14:paraId="6003D3D1"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4FBB2606"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59AE8BD8" w14:textId="189B5E8F" w:rsidR="00194EDC" w:rsidRPr="00EA2362" w:rsidRDefault="00194EDC" w:rsidP="00FC7772">
            <w:pPr>
              <w:jc w:val="right"/>
              <w:rPr>
                <w:rFonts w:ascii="Tahoma" w:hAnsi="Tahoma" w:cs="Tahoma"/>
                <w:sz w:val="18"/>
                <w:szCs w:val="18"/>
              </w:rPr>
            </w:pPr>
            <w:r w:rsidRPr="00EA2362">
              <w:rPr>
                <w:rFonts w:ascii="Tahoma" w:hAnsi="Tahoma" w:cs="Tahoma"/>
                <w:sz w:val="18"/>
                <w:szCs w:val="18"/>
              </w:rPr>
              <w:t xml:space="preserve">Email (Contact </w:t>
            </w:r>
            <w:r>
              <w:rPr>
                <w:rFonts w:ascii="Tahoma" w:hAnsi="Tahoma" w:cs="Tahoma"/>
                <w:sz w:val="18"/>
                <w:szCs w:val="18"/>
              </w:rPr>
              <w:t>point</w:t>
            </w:r>
            <w:r w:rsidRPr="00EA2362">
              <w:rPr>
                <w:rFonts w:ascii="Tahoma" w:hAnsi="Tahoma" w:cs="Tahoma"/>
                <w:sz w:val="18"/>
                <w:szCs w:val="18"/>
              </w:rPr>
              <w:t>)</w:t>
            </w:r>
          </w:p>
          <w:p w14:paraId="1837CB3E"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2F7CC0F9" w14:textId="77777777" w:rsidR="00194EDC" w:rsidRPr="00EA2362" w:rsidRDefault="00194EDC" w:rsidP="00FC7772">
            <w:pPr>
              <w:rPr>
                <w:rFonts w:ascii="Tahoma" w:hAnsi="Tahoma" w:cs="Tahoma"/>
                <w:sz w:val="20"/>
                <w:szCs w:val="20"/>
              </w:rPr>
            </w:pPr>
          </w:p>
        </w:tc>
      </w:tr>
      <w:tr w:rsidR="00194EDC" w:rsidRPr="00EA2362" w14:paraId="54DD456E" w14:textId="77777777" w:rsidTr="005F37BF">
        <w:trPr>
          <w:trHeight w:val="632"/>
          <w:jc w:val="center"/>
        </w:trPr>
        <w:tc>
          <w:tcPr>
            <w:tcW w:w="450" w:type="dxa"/>
            <w:vMerge/>
            <w:tcBorders>
              <w:left w:val="single" w:sz="2" w:space="0" w:color="808080"/>
              <w:bottom w:val="single" w:sz="2" w:space="0" w:color="808080"/>
              <w:right w:val="single" w:sz="2" w:space="0" w:color="808080"/>
            </w:tcBorders>
            <w:shd w:val="clear" w:color="auto" w:fill="F2F2F2"/>
          </w:tcPr>
          <w:p w14:paraId="0DE1DE15"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2D118759" w14:textId="1B8750F2" w:rsidR="00194EDC" w:rsidRPr="00EA2362" w:rsidRDefault="00194EDC" w:rsidP="00FC7772">
            <w:pPr>
              <w:jc w:val="right"/>
              <w:rPr>
                <w:rFonts w:ascii="Tahoma" w:hAnsi="Tahoma" w:cs="Tahoma"/>
                <w:sz w:val="18"/>
                <w:szCs w:val="18"/>
              </w:rPr>
            </w:pPr>
            <w:r w:rsidRPr="00EA2362">
              <w:rPr>
                <w:rFonts w:ascii="Tahoma" w:hAnsi="Tahoma" w:cs="Tahoma"/>
                <w:sz w:val="18"/>
                <w:szCs w:val="18"/>
              </w:rPr>
              <w:t xml:space="preserve">Phone number (Contact </w:t>
            </w:r>
            <w:r>
              <w:rPr>
                <w:rFonts w:ascii="Tahoma" w:hAnsi="Tahoma" w:cs="Tahoma"/>
                <w:sz w:val="18"/>
                <w:szCs w:val="18"/>
              </w:rPr>
              <w:t>point</w:t>
            </w:r>
            <w:r w:rsidRPr="00EA2362">
              <w:rPr>
                <w:rFonts w:ascii="Tahoma" w:hAnsi="Tahoma" w:cs="Tahoma"/>
                <w:sz w:val="18"/>
                <w:szCs w:val="18"/>
              </w:rPr>
              <w:t>)</w:t>
            </w:r>
          </w:p>
          <w:p w14:paraId="14823242"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61CEC80B" w14:textId="77777777" w:rsidR="00194EDC" w:rsidRPr="00EA2362" w:rsidRDefault="00194EDC" w:rsidP="00FC7772">
            <w:pPr>
              <w:rPr>
                <w:rFonts w:ascii="Tahoma" w:hAnsi="Tahoma" w:cs="Tahoma"/>
                <w:sz w:val="20"/>
                <w:szCs w:val="20"/>
              </w:rPr>
            </w:pPr>
          </w:p>
        </w:tc>
      </w:tr>
      <w:tr w:rsidR="005F37BF" w:rsidRPr="00EA2362" w14:paraId="526B35C5" w14:textId="77777777" w:rsidTr="005F37BF">
        <w:trPr>
          <w:trHeight w:val="632"/>
          <w:jc w:val="center"/>
        </w:trPr>
        <w:tc>
          <w:tcPr>
            <w:tcW w:w="450" w:type="dxa"/>
            <w:vMerge w:val="restart"/>
            <w:tcBorders>
              <w:top w:val="single" w:sz="2" w:space="0" w:color="808080"/>
              <w:left w:val="single" w:sz="2" w:space="0" w:color="808080"/>
              <w:bottom w:val="nil"/>
              <w:right w:val="single" w:sz="2" w:space="0" w:color="808080"/>
            </w:tcBorders>
            <w:shd w:val="clear" w:color="auto" w:fill="F2F2F2"/>
            <w:textDirection w:val="btLr"/>
            <w:vAlign w:val="center"/>
            <w:hideMark/>
          </w:tcPr>
          <w:p w14:paraId="78A247CD" w14:textId="77777777" w:rsidR="005F37BF" w:rsidRPr="00EA2362" w:rsidRDefault="005F37BF">
            <w:pPr>
              <w:ind w:left="113" w:right="113"/>
              <w:jc w:val="center"/>
              <w:rPr>
                <w:rFonts w:ascii="Tahoma" w:hAnsi="Tahoma" w:cs="Tahoma"/>
                <w:b/>
                <w:sz w:val="18"/>
                <w:szCs w:val="18"/>
              </w:rPr>
            </w:pPr>
            <w:r w:rsidRPr="00EA2362">
              <w:rPr>
                <w:rFonts w:ascii="Tahoma" w:hAnsi="Tahoma" w:cs="Tahoma"/>
                <w:b/>
                <w:sz w:val="18"/>
                <w:szCs w:val="18"/>
              </w:rPr>
              <w:t>Bank details</w:t>
            </w: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hideMark/>
          </w:tcPr>
          <w:p w14:paraId="04A98BC5" w14:textId="77777777" w:rsidR="005F37BF" w:rsidRPr="00EA2362" w:rsidRDefault="005F37BF">
            <w:pPr>
              <w:jc w:val="right"/>
              <w:rPr>
                <w:rFonts w:ascii="Tahoma" w:hAnsi="Tahoma" w:cs="Tahoma"/>
                <w:sz w:val="18"/>
                <w:szCs w:val="18"/>
              </w:rPr>
            </w:pPr>
            <w:r w:rsidRPr="00EA2362">
              <w:rPr>
                <w:rFonts w:ascii="Tahoma" w:hAnsi="Tahoma" w:cs="Tahoma"/>
                <w:sz w:val="18"/>
                <w:szCs w:val="18"/>
              </w:rPr>
              <w:t>Account holder</w:t>
            </w:r>
          </w:p>
          <w:p w14:paraId="7763C7A0" w14:textId="77777777" w:rsidR="005F37BF" w:rsidRPr="00EA2362" w:rsidRDefault="005F37BF">
            <w:pPr>
              <w:jc w:val="right"/>
              <w:rPr>
                <w:rFonts w:ascii="Tahoma" w:hAnsi="Tahoma" w:cs="Tahoma"/>
                <w:sz w:val="16"/>
                <w:szCs w:val="16"/>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vAlign w:val="center"/>
          </w:tcPr>
          <w:p w14:paraId="49EE34C5" w14:textId="77777777" w:rsidR="005F37BF" w:rsidRPr="00EA2362" w:rsidRDefault="005F37BF">
            <w:pPr>
              <w:rPr>
                <w:rFonts w:ascii="Tahoma" w:hAnsi="Tahoma" w:cs="Tahoma"/>
                <w:sz w:val="20"/>
                <w:szCs w:val="20"/>
              </w:rPr>
            </w:pPr>
          </w:p>
        </w:tc>
      </w:tr>
      <w:tr w:rsidR="005F37BF" w:rsidRPr="00EA2362" w14:paraId="41E2CC88" w14:textId="77777777" w:rsidTr="005F37BF">
        <w:trPr>
          <w:trHeight w:val="632"/>
          <w:jc w:val="center"/>
        </w:trPr>
        <w:tc>
          <w:tcPr>
            <w:tcW w:w="450" w:type="dxa"/>
            <w:vMerge/>
            <w:tcBorders>
              <w:top w:val="single" w:sz="2" w:space="0" w:color="808080"/>
              <w:left w:val="single" w:sz="2" w:space="0" w:color="808080"/>
              <w:bottom w:val="nil"/>
              <w:right w:val="single" w:sz="2" w:space="0" w:color="808080"/>
            </w:tcBorders>
            <w:vAlign w:val="center"/>
            <w:hideMark/>
          </w:tcPr>
          <w:p w14:paraId="75FA95FD" w14:textId="77777777" w:rsidR="005F37BF" w:rsidRPr="00EA2362" w:rsidRDefault="005F37BF">
            <w:pPr>
              <w:rPr>
                <w:rFonts w:ascii="Tahoma" w:hAnsi="Tahoma" w:cs="Tahoma"/>
                <w:b/>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hideMark/>
          </w:tcPr>
          <w:p w14:paraId="2958F96E" w14:textId="77777777" w:rsidR="005F37BF" w:rsidRPr="00EA2362" w:rsidRDefault="005F37BF">
            <w:pPr>
              <w:jc w:val="right"/>
              <w:rPr>
                <w:rFonts w:ascii="Tahoma" w:hAnsi="Tahoma" w:cs="Tahoma"/>
                <w:sz w:val="18"/>
                <w:szCs w:val="18"/>
              </w:rPr>
            </w:pPr>
            <w:r w:rsidRPr="00EA2362">
              <w:rPr>
                <w:rFonts w:ascii="Tahoma" w:hAnsi="Tahoma" w:cs="Tahoma"/>
                <w:sz w:val="18"/>
                <w:szCs w:val="18"/>
              </w:rPr>
              <w:t>IBAN n°</w:t>
            </w:r>
          </w:p>
          <w:p w14:paraId="5565C7CD" w14:textId="77777777" w:rsidR="005F37BF" w:rsidRPr="00EA2362" w:rsidRDefault="005F37BF">
            <w:pPr>
              <w:jc w:val="right"/>
              <w:rPr>
                <w:rFonts w:ascii="Tahoma" w:hAnsi="Tahoma" w:cs="Tahoma"/>
                <w:sz w:val="18"/>
                <w:szCs w:val="18"/>
              </w:rPr>
            </w:pPr>
            <w:r w:rsidRPr="00EA2362">
              <w:rPr>
                <w:rFonts w:ascii="Tahoma" w:hAnsi="Tahoma" w:cs="Tahoma"/>
                <w:sz w:val="18"/>
                <w:szCs w:val="18"/>
              </w:rPr>
              <w:t>(if available)</w:t>
            </w:r>
          </w:p>
          <w:p w14:paraId="3CAEF151" w14:textId="77777777" w:rsidR="005F37BF" w:rsidRPr="00EA2362" w:rsidRDefault="005F37BF">
            <w:pPr>
              <w:jc w:val="right"/>
              <w:rPr>
                <w:rFonts w:ascii="Tahoma" w:hAnsi="Tahoma" w:cs="Tahoma"/>
                <w:sz w:val="16"/>
                <w:szCs w:val="16"/>
              </w:rPr>
            </w:pPr>
            <w:r w:rsidRPr="00EA2362">
              <w:rPr>
                <w:color w:val="FF0000"/>
                <w:sz w:val="16"/>
                <w:szCs w:val="16"/>
              </w:rPr>
              <w:t>►</w:t>
            </w:r>
          </w:p>
        </w:tc>
        <w:tc>
          <w:tcPr>
            <w:tcW w:w="2836" w:type="dxa"/>
            <w:tcBorders>
              <w:top w:val="single" w:sz="2" w:space="0" w:color="FF0000"/>
              <w:left w:val="single" w:sz="2" w:space="0" w:color="FF0000"/>
              <w:bottom w:val="single" w:sz="2" w:space="0" w:color="FF0000"/>
              <w:right w:val="single" w:sz="2" w:space="0" w:color="FF0000"/>
            </w:tcBorders>
            <w:vAlign w:val="center"/>
          </w:tcPr>
          <w:p w14:paraId="1E6C9535" w14:textId="77777777" w:rsidR="005F37BF" w:rsidRPr="00EA2362" w:rsidRDefault="005F37BF">
            <w:pPr>
              <w:rPr>
                <w:rFonts w:ascii="Tahoma" w:hAnsi="Tahoma" w:cs="Tahoma"/>
                <w:sz w:val="20"/>
                <w:szCs w:val="20"/>
              </w:rPr>
            </w:pPr>
          </w:p>
        </w:tc>
        <w:tc>
          <w:tcPr>
            <w:tcW w:w="1667" w:type="dxa"/>
            <w:gridSpan w:val="2"/>
            <w:tcBorders>
              <w:top w:val="single" w:sz="2" w:space="0" w:color="808080"/>
              <w:left w:val="single" w:sz="2" w:space="0" w:color="FF0000"/>
              <w:bottom w:val="single" w:sz="2" w:space="0" w:color="808080"/>
              <w:right w:val="single" w:sz="2" w:space="0" w:color="FF0000"/>
            </w:tcBorders>
            <w:shd w:val="clear" w:color="auto" w:fill="DBE5F1"/>
            <w:vAlign w:val="center"/>
            <w:hideMark/>
          </w:tcPr>
          <w:p w14:paraId="46A4D17E" w14:textId="77777777" w:rsidR="005F37BF" w:rsidRPr="00EA2362" w:rsidRDefault="005F37BF">
            <w:pPr>
              <w:jc w:val="right"/>
              <w:rPr>
                <w:rFonts w:ascii="Tahoma" w:hAnsi="Tahoma" w:cs="Tahoma"/>
                <w:sz w:val="18"/>
                <w:szCs w:val="18"/>
              </w:rPr>
            </w:pPr>
            <w:r w:rsidRPr="00EA2362">
              <w:rPr>
                <w:rFonts w:ascii="Tahoma" w:hAnsi="Tahoma" w:cs="Tahoma"/>
                <w:sz w:val="18"/>
                <w:szCs w:val="18"/>
              </w:rPr>
              <w:t xml:space="preserve">Full bank account n° (for non-IBAN countries only) </w:t>
            </w:r>
            <w:r w:rsidRPr="00EA2362">
              <w:rPr>
                <w:color w:val="FF0000"/>
                <w:sz w:val="16"/>
                <w:szCs w:val="16"/>
              </w:rPr>
              <w:t>►</w:t>
            </w:r>
          </w:p>
        </w:tc>
        <w:tc>
          <w:tcPr>
            <w:tcW w:w="3292" w:type="dxa"/>
            <w:tcBorders>
              <w:top w:val="single" w:sz="2" w:space="0" w:color="FF0000"/>
              <w:left w:val="single" w:sz="2" w:space="0" w:color="FF0000"/>
              <w:bottom w:val="single" w:sz="2" w:space="0" w:color="FF0000"/>
              <w:right w:val="single" w:sz="2" w:space="0" w:color="FF0000"/>
            </w:tcBorders>
            <w:vAlign w:val="center"/>
          </w:tcPr>
          <w:p w14:paraId="3C05B44D" w14:textId="77777777" w:rsidR="005F37BF" w:rsidRPr="00EA2362" w:rsidRDefault="005F37BF">
            <w:pPr>
              <w:rPr>
                <w:rFonts w:ascii="Tahoma" w:hAnsi="Tahoma" w:cs="Tahoma"/>
                <w:sz w:val="20"/>
                <w:szCs w:val="20"/>
              </w:rPr>
            </w:pPr>
          </w:p>
        </w:tc>
      </w:tr>
      <w:tr w:rsidR="005F37BF" w:rsidRPr="00EA2362" w14:paraId="5C6E7B80" w14:textId="77777777" w:rsidTr="005F37BF">
        <w:trPr>
          <w:trHeight w:val="632"/>
          <w:jc w:val="center"/>
        </w:trPr>
        <w:tc>
          <w:tcPr>
            <w:tcW w:w="450" w:type="dxa"/>
            <w:vMerge/>
            <w:tcBorders>
              <w:top w:val="single" w:sz="2" w:space="0" w:color="808080"/>
              <w:left w:val="single" w:sz="2" w:space="0" w:color="808080"/>
              <w:bottom w:val="nil"/>
              <w:right w:val="single" w:sz="2" w:space="0" w:color="808080"/>
            </w:tcBorders>
            <w:vAlign w:val="center"/>
            <w:hideMark/>
          </w:tcPr>
          <w:p w14:paraId="34CD6016" w14:textId="77777777" w:rsidR="005F37BF" w:rsidRPr="00EA2362" w:rsidRDefault="005F37BF">
            <w:pPr>
              <w:rPr>
                <w:rFonts w:ascii="Tahoma" w:hAnsi="Tahoma" w:cs="Tahoma"/>
                <w:b/>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hideMark/>
          </w:tcPr>
          <w:p w14:paraId="45EC0E4C" w14:textId="77777777" w:rsidR="005F37BF" w:rsidRPr="00EA2362" w:rsidRDefault="005F37BF">
            <w:pPr>
              <w:jc w:val="right"/>
              <w:rPr>
                <w:rFonts w:ascii="Tahoma" w:hAnsi="Tahoma" w:cs="Tahoma"/>
                <w:sz w:val="18"/>
                <w:szCs w:val="18"/>
              </w:rPr>
            </w:pPr>
            <w:r w:rsidRPr="00EA2362">
              <w:rPr>
                <w:rFonts w:ascii="Tahoma" w:hAnsi="Tahoma" w:cs="Tahoma"/>
                <w:sz w:val="18"/>
                <w:szCs w:val="18"/>
              </w:rPr>
              <w:t>Bank name</w:t>
            </w:r>
          </w:p>
          <w:p w14:paraId="1BEA48B2" w14:textId="1A0BE5E6" w:rsidR="007F0EF3" w:rsidRPr="00EA2362" w:rsidRDefault="007F0EF3">
            <w:pPr>
              <w:jc w:val="right"/>
              <w:rPr>
                <w:rFonts w:ascii="Tahoma" w:hAnsi="Tahoma" w:cs="Tahoma"/>
                <w:sz w:val="18"/>
                <w:szCs w:val="18"/>
              </w:rPr>
            </w:pPr>
            <w:r w:rsidRPr="00EA2362">
              <w:rPr>
                <w:rFonts w:ascii="Tahoma" w:hAnsi="Tahoma" w:cs="Tahoma"/>
                <w:sz w:val="18"/>
                <w:szCs w:val="18"/>
              </w:rPr>
              <w:t>and Branch</w:t>
            </w:r>
          </w:p>
          <w:p w14:paraId="0BED5F71" w14:textId="77777777" w:rsidR="005F37BF" w:rsidRPr="00EA2362" w:rsidRDefault="005F37BF">
            <w:pPr>
              <w:jc w:val="right"/>
              <w:rPr>
                <w:rFonts w:ascii="Tahoma" w:hAnsi="Tahoma" w:cs="Tahoma"/>
                <w:sz w:val="16"/>
                <w:szCs w:val="16"/>
              </w:rPr>
            </w:pPr>
            <w:r w:rsidRPr="00EA2362">
              <w:rPr>
                <w:color w:val="FF0000"/>
                <w:sz w:val="16"/>
                <w:szCs w:val="16"/>
              </w:rPr>
              <w:t>►</w:t>
            </w:r>
          </w:p>
        </w:tc>
        <w:tc>
          <w:tcPr>
            <w:tcW w:w="2836" w:type="dxa"/>
            <w:tcBorders>
              <w:top w:val="single" w:sz="2" w:space="0" w:color="FF0000"/>
              <w:left w:val="single" w:sz="2" w:space="0" w:color="FF0000"/>
              <w:bottom w:val="single" w:sz="2" w:space="0" w:color="FF0000"/>
              <w:right w:val="single" w:sz="2" w:space="0" w:color="FF0000"/>
            </w:tcBorders>
            <w:vAlign w:val="center"/>
          </w:tcPr>
          <w:p w14:paraId="2C731FC2" w14:textId="77777777" w:rsidR="005F37BF" w:rsidRPr="00EA2362" w:rsidRDefault="005F37BF">
            <w:pPr>
              <w:rPr>
                <w:rFonts w:ascii="Tahoma" w:hAnsi="Tahoma" w:cs="Tahoma"/>
                <w:sz w:val="20"/>
                <w:szCs w:val="20"/>
              </w:rPr>
            </w:pPr>
          </w:p>
        </w:tc>
        <w:tc>
          <w:tcPr>
            <w:tcW w:w="1667" w:type="dxa"/>
            <w:gridSpan w:val="2"/>
            <w:tcBorders>
              <w:top w:val="single" w:sz="2" w:space="0" w:color="808080"/>
              <w:left w:val="single" w:sz="2" w:space="0" w:color="FF0000"/>
              <w:bottom w:val="single" w:sz="2" w:space="0" w:color="808080"/>
              <w:right w:val="single" w:sz="2" w:space="0" w:color="FF0000"/>
            </w:tcBorders>
            <w:shd w:val="clear" w:color="auto" w:fill="DBE5F1"/>
            <w:vAlign w:val="center"/>
            <w:hideMark/>
          </w:tcPr>
          <w:p w14:paraId="579627AC" w14:textId="05714638" w:rsidR="005F37BF" w:rsidRPr="00EA2362" w:rsidRDefault="00BE43B2">
            <w:pPr>
              <w:jc w:val="right"/>
              <w:rPr>
                <w:rFonts w:ascii="Tahoma" w:hAnsi="Tahoma" w:cs="Tahoma"/>
                <w:sz w:val="18"/>
                <w:szCs w:val="18"/>
              </w:rPr>
            </w:pPr>
            <w:r w:rsidRPr="00EA2362">
              <w:rPr>
                <w:rFonts w:ascii="Tahoma" w:hAnsi="Tahoma" w:cs="Tahoma"/>
                <w:sz w:val="18"/>
                <w:szCs w:val="18"/>
              </w:rPr>
              <w:t>BIC/</w:t>
            </w:r>
            <w:r w:rsidR="005F37BF" w:rsidRPr="00EA2362">
              <w:rPr>
                <w:rFonts w:ascii="Tahoma" w:hAnsi="Tahoma" w:cs="Tahoma"/>
                <w:sz w:val="18"/>
                <w:szCs w:val="18"/>
              </w:rPr>
              <w:t xml:space="preserve">SWIFT Code </w:t>
            </w:r>
          </w:p>
          <w:p w14:paraId="367CD54A" w14:textId="77777777" w:rsidR="005F37BF" w:rsidRPr="00EA2362" w:rsidRDefault="005F37BF">
            <w:pPr>
              <w:jc w:val="right"/>
              <w:rPr>
                <w:rFonts w:ascii="Tahoma" w:hAnsi="Tahoma" w:cs="Tahoma"/>
                <w:sz w:val="18"/>
                <w:szCs w:val="18"/>
              </w:rPr>
            </w:pPr>
            <w:r w:rsidRPr="00EA2362">
              <w:rPr>
                <w:color w:val="FF0000"/>
                <w:sz w:val="16"/>
                <w:szCs w:val="16"/>
              </w:rPr>
              <w:t>►</w:t>
            </w:r>
          </w:p>
        </w:tc>
        <w:tc>
          <w:tcPr>
            <w:tcW w:w="3292" w:type="dxa"/>
            <w:tcBorders>
              <w:top w:val="single" w:sz="2" w:space="0" w:color="FF0000"/>
              <w:left w:val="single" w:sz="2" w:space="0" w:color="FF0000"/>
              <w:bottom w:val="single" w:sz="2" w:space="0" w:color="FF0000"/>
              <w:right w:val="single" w:sz="2" w:space="0" w:color="FF0000"/>
            </w:tcBorders>
            <w:vAlign w:val="center"/>
          </w:tcPr>
          <w:p w14:paraId="6E0F4F9F" w14:textId="77777777" w:rsidR="005F37BF" w:rsidRPr="00EA2362" w:rsidRDefault="005F37BF">
            <w:pPr>
              <w:rPr>
                <w:rFonts w:ascii="Tahoma" w:hAnsi="Tahoma" w:cs="Tahoma"/>
                <w:sz w:val="20"/>
                <w:szCs w:val="20"/>
              </w:rPr>
            </w:pPr>
          </w:p>
        </w:tc>
      </w:tr>
      <w:tr w:rsidR="005F37BF" w:rsidRPr="00EA2362" w14:paraId="38C91F6F" w14:textId="77777777" w:rsidTr="005F37BF">
        <w:trPr>
          <w:trHeight w:val="632"/>
          <w:jc w:val="center"/>
        </w:trPr>
        <w:tc>
          <w:tcPr>
            <w:tcW w:w="450" w:type="dxa"/>
            <w:tcBorders>
              <w:top w:val="nil"/>
              <w:left w:val="single" w:sz="2" w:space="0" w:color="808080"/>
              <w:bottom w:val="single" w:sz="2" w:space="0" w:color="808080"/>
              <w:right w:val="single" w:sz="2" w:space="0" w:color="808080"/>
            </w:tcBorders>
            <w:shd w:val="clear" w:color="auto" w:fill="F2F2F2"/>
          </w:tcPr>
          <w:p w14:paraId="1584B731" w14:textId="77777777" w:rsidR="005F37BF" w:rsidRPr="00EA2362" w:rsidRDefault="005F37BF">
            <w:pPr>
              <w:rPr>
                <w:rFonts w:ascii="Tahoma" w:hAnsi="Tahoma" w:cs="Tahoma"/>
                <w:sz w:val="16"/>
                <w:szCs w:val="16"/>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hideMark/>
          </w:tcPr>
          <w:p w14:paraId="1F74968A" w14:textId="77777777" w:rsidR="005F37BF" w:rsidRPr="00EA2362" w:rsidRDefault="005F37BF">
            <w:pPr>
              <w:jc w:val="right"/>
              <w:rPr>
                <w:rFonts w:ascii="Tahoma" w:hAnsi="Tahoma" w:cs="Tahoma"/>
                <w:sz w:val="18"/>
                <w:szCs w:val="18"/>
              </w:rPr>
            </w:pPr>
            <w:r w:rsidRPr="00EA2362">
              <w:rPr>
                <w:rFonts w:ascii="Tahoma" w:hAnsi="Tahoma" w:cs="Tahoma"/>
                <w:sz w:val="18"/>
                <w:szCs w:val="18"/>
              </w:rPr>
              <w:t xml:space="preserve">Bank Address </w:t>
            </w:r>
          </w:p>
          <w:p w14:paraId="56BFE766" w14:textId="77777777" w:rsidR="005F37BF" w:rsidRPr="00EA2362" w:rsidRDefault="005F37BF">
            <w:pPr>
              <w:jc w:val="right"/>
              <w:rPr>
                <w:rFonts w:ascii="Tahoma" w:hAnsi="Tahoma" w:cs="Tahoma"/>
                <w:sz w:val="18"/>
                <w:szCs w:val="18"/>
              </w:rPr>
            </w:pPr>
            <w:r w:rsidRPr="00EA2362">
              <w:rPr>
                <w:color w:val="FF0000"/>
                <w:sz w:val="16"/>
                <w:szCs w:val="16"/>
              </w:rPr>
              <w:t>►</w:t>
            </w:r>
          </w:p>
        </w:tc>
        <w:tc>
          <w:tcPr>
            <w:tcW w:w="2836" w:type="dxa"/>
            <w:tcBorders>
              <w:top w:val="single" w:sz="2" w:space="0" w:color="FF0000"/>
              <w:left w:val="single" w:sz="2" w:space="0" w:color="FF0000"/>
              <w:bottom w:val="single" w:sz="2" w:space="0" w:color="FF0000"/>
              <w:right w:val="single" w:sz="2" w:space="0" w:color="FF0000"/>
            </w:tcBorders>
            <w:vAlign w:val="center"/>
          </w:tcPr>
          <w:p w14:paraId="1B1D27E5" w14:textId="77777777" w:rsidR="005F37BF" w:rsidRPr="00EA2362" w:rsidRDefault="005F37BF">
            <w:pPr>
              <w:rPr>
                <w:rFonts w:ascii="Tahoma" w:hAnsi="Tahoma" w:cs="Tahoma"/>
                <w:sz w:val="20"/>
                <w:szCs w:val="20"/>
              </w:rPr>
            </w:pPr>
          </w:p>
        </w:tc>
        <w:tc>
          <w:tcPr>
            <w:tcW w:w="1667" w:type="dxa"/>
            <w:gridSpan w:val="2"/>
            <w:tcBorders>
              <w:top w:val="single" w:sz="2" w:space="0" w:color="808080"/>
              <w:left w:val="single" w:sz="2" w:space="0" w:color="FF0000"/>
              <w:bottom w:val="single" w:sz="2" w:space="0" w:color="808080" w:themeColor="background1" w:themeShade="80"/>
              <w:right w:val="single" w:sz="2" w:space="0" w:color="FF0000"/>
            </w:tcBorders>
            <w:shd w:val="clear" w:color="auto" w:fill="DBE5F1"/>
            <w:vAlign w:val="center"/>
            <w:hideMark/>
          </w:tcPr>
          <w:p w14:paraId="48904EFD" w14:textId="77777777" w:rsidR="005F37BF" w:rsidRPr="00EA2362" w:rsidRDefault="005F37BF">
            <w:pPr>
              <w:jc w:val="right"/>
              <w:rPr>
                <w:rFonts w:ascii="Tahoma" w:hAnsi="Tahoma" w:cs="Tahoma"/>
                <w:sz w:val="18"/>
                <w:szCs w:val="18"/>
              </w:rPr>
            </w:pPr>
            <w:r w:rsidRPr="00EA2362">
              <w:rPr>
                <w:rFonts w:ascii="Tahoma" w:hAnsi="Tahoma" w:cs="Tahoma"/>
                <w:sz w:val="18"/>
                <w:szCs w:val="18"/>
              </w:rPr>
              <w:t xml:space="preserve">Account currency </w:t>
            </w:r>
            <w:r w:rsidRPr="00EA2362">
              <w:rPr>
                <w:color w:val="FF0000"/>
                <w:sz w:val="16"/>
                <w:szCs w:val="16"/>
              </w:rPr>
              <w:t>►</w:t>
            </w:r>
            <w:r w:rsidRPr="00EA2362">
              <w:rPr>
                <w:rFonts w:ascii="Tahoma" w:hAnsi="Tahoma" w:cs="Tahoma"/>
                <w:sz w:val="18"/>
                <w:szCs w:val="18"/>
              </w:rPr>
              <w:t xml:space="preserve"> </w:t>
            </w:r>
          </w:p>
        </w:tc>
        <w:tc>
          <w:tcPr>
            <w:tcW w:w="3292" w:type="dxa"/>
            <w:tcBorders>
              <w:top w:val="single" w:sz="2" w:space="0" w:color="FF0000"/>
              <w:left w:val="single" w:sz="2" w:space="0" w:color="FF0000"/>
              <w:bottom w:val="single" w:sz="2" w:space="0" w:color="FF0000"/>
              <w:right w:val="single" w:sz="2" w:space="0" w:color="FF0000"/>
            </w:tcBorders>
            <w:vAlign w:val="center"/>
          </w:tcPr>
          <w:p w14:paraId="63330EBC" w14:textId="77777777" w:rsidR="005F37BF" w:rsidRPr="00EA2362" w:rsidRDefault="005F37BF">
            <w:pPr>
              <w:rPr>
                <w:rFonts w:ascii="Tahoma" w:hAnsi="Tahoma" w:cs="Tahoma"/>
                <w:sz w:val="20"/>
                <w:szCs w:val="20"/>
              </w:rPr>
            </w:pPr>
          </w:p>
        </w:tc>
      </w:tr>
    </w:tbl>
    <w:p w14:paraId="79312651" w14:textId="77777777" w:rsidR="00261462" w:rsidRPr="00EC5AFE" w:rsidRDefault="00261462" w:rsidP="00EC5AFE">
      <w:pPr>
        <w:rPr>
          <w:rFonts w:ascii="Tahoma" w:hAnsi="Tahoma" w:cs="Tahoma"/>
          <w:b/>
          <w:lang w:eastAsia="en-US"/>
        </w:rPr>
        <w:sectPr w:rsidR="00261462" w:rsidRPr="00EC5AFE" w:rsidSect="00182FB2">
          <w:headerReference w:type="default" r:id="rId13"/>
          <w:pgSz w:w="11907" w:h="16840" w:code="9"/>
          <w:pgMar w:top="284" w:right="1134" w:bottom="851" w:left="1134" w:header="285" w:footer="284" w:gutter="0"/>
          <w:cols w:space="708"/>
          <w:docGrid w:linePitch="360"/>
        </w:sectPr>
      </w:pPr>
    </w:p>
    <w:p w14:paraId="063EDB9E" w14:textId="77777777" w:rsidR="00EC5AFE" w:rsidRPr="00EC5AFE" w:rsidRDefault="00EC5AFE" w:rsidP="00EC5AFE">
      <w:pPr>
        <w:pBdr>
          <w:bottom w:val="single" w:sz="4" w:space="1" w:color="808080" w:themeColor="background1" w:themeShade="80"/>
        </w:pBdr>
        <w:tabs>
          <w:tab w:val="left" w:pos="284"/>
        </w:tabs>
        <w:rPr>
          <w:rFonts w:ascii="Tahoma" w:hAnsi="Tahoma" w:cs="Tahoma"/>
          <w:b/>
          <w:lang w:eastAsia="en-US"/>
        </w:rPr>
      </w:pPr>
    </w:p>
    <w:p w14:paraId="105DE52E" w14:textId="77777777" w:rsidR="00EC5AFE" w:rsidRPr="00EC5AFE" w:rsidRDefault="00EC5AFE" w:rsidP="00EC5AFE">
      <w:pPr>
        <w:pBdr>
          <w:bottom w:val="single" w:sz="4" w:space="1" w:color="808080" w:themeColor="background1" w:themeShade="80"/>
        </w:pBdr>
        <w:tabs>
          <w:tab w:val="left" w:pos="284"/>
        </w:tabs>
        <w:rPr>
          <w:rFonts w:ascii="Tahoma" w:hAnsi="Tahoma" w:cs="Tahoma"/>
          <w:b/>
          <w:lang w:eastAsia="en-US"/>
        </w:rPr>
      </w:pPr>
    </w:p>
    <w:p w14:paraId="0752B0D6" w14:textId="347BE71C" w:rsidR="00F54EF8" w:rsidRPr="00EA2362" w:rsidRDefault="00F54EF8" w:rsidP="00261462">
      <w:pPr>
        <w:pStyle w:val="ListParagraph"/>
        <w:numPr>
          <w:ilvl w:val="0"/>
          <w:numId w:val="10"/>
        </w:numPr>
        <w:pBdr>
          <w:bottom w:val="single" w:sz="4" w:space="1" w:color="808080" w:themeColor="background1" w:themeShade="80"/>
        </w:pBdr>
        <w:tabs>
          <w:tab w:val="left" w:pos="284"/>
        </w:tabs>
        <w:ind w:left="0" w:firstLine="0"/>
        <w:rPr>
          <w:rFonts w:ascii="Tahoma" w:hAnsi="Tahoma" w:cs="Tahoma"/>
          <w:b/>
          <w:lang w:eastAsia="en-US"/>
        </w:rPr>
      </w:pPr>
      <w:r w:rsidRPr="00EA2362">
        <w:rPr>
          <w:rFonts w:ascii="Tahoma" w:hAnsi="Tahoma" w:cs="Tahoma"/>
          <w:b/>
          <w:lang w:eastAsia="en-US"/>
        </w:rPr>
        <w:t xml:space="preserve">Terms of reference / </w:t>
      </w:r>
      <w:r w:rsidR="00261462" w:rsidRPr="00EA2362">
        <w:rPr>
          <w:rFonts w:ascii="Tahoma" w:hAnsi="Tahoma" w:cs="Tahoma"/>
          <w:b/>
          <w:lang w:eastAsia="en-US"/>
        </w:rPr>
        <w:t>Table of fees</w:t>
      </w:r>
    </w:p>
    <w:p w14:paraId="78334FDF" w14:textId="77777777" w:rsidR="00FF6B29" w:rsidRPr="00EA2362" w:rsidRDefault="00FF6B29" w:rsidP="00FF6B29">
      <w:pPr>
        <w:pStyle w:val="ListParagraph"/>
        <w:rPr>
          <w:rFonts w:ascii="Tahoma" w:hAnsi="Tahoma" w:cs="Tahoma"/>
          <w:b/>
          <w:lang w:eastAsia="en-US"/>
        </w:rPr>
      </w:pPr>
    </w:p>
    <w:p w14:paraId="60216AAF" w14:textId="66803904" w:rsidR="00E55F69" w:rsidRPr="00EA2362" w:rsidRDefault="006B0045" w:rsidP="003E0A41">
      <w:pPr>
        <w:spacing w:line="276" w:lineRule="auto"/>
        <w:jc w:val="both"/>
        <w:rPr>
          <w:rFonts w:ascii="Tahoma" w:hAnsi="Tahoma" w:cs="Tahoma"/>
          <w:sz w:val="20"/>
          <w:szCs w:val="20"/>
        </w:rPr>
      </w:pPr>
      <w:r w:rsidRPr="00EA2362">
        <w:rPr>
          <w:rFonts w:ascii="Tahoma" w:hAnsi="Tahoma" w:cs="Tahoma"/>
          <w:sz w:val="20"/>
          <w:szCs w:val="20"/>
        </w:rPr>
        <w:t>The Council of Europe is currently implementing a</w:t>
      </w:r>
      <w:r w:rsidR="003E0A41" w:rsidRPr="00EA2362">
        <w:rPr>
          <w:rFonts w:ascii="Tahoma" w:hAnsi="Tahoma" w:cs="Tahoma"/>
          <w:sz w:val="20"/>
          <w:szCs w:val="20"/>
        </w:rPr>
        <w:t xml:space="preserve"> Project on</w:t>
      </w:r>
      <w:r w:rsidR="004E2100" w:rsidRPr="004E2100">
        <w:rPr>
          <w:rFonts w:ascii="Tahoma" w:hAnsi="Tahoma" w:cs="Tahoma"/>
          <w:sz w:val="20"/>
          <w:szCs w:val="20"/>
        </w:rPr>
        <w:t xml:space="preserve"> Preventing and protecting children from violence including in the digital environment in the Republic of Moldova, which aims to strengthen the Government of the Republic Moldova’s response to violence against children, including online child sexual exploitation and abuse. The Project is focused on protection and promotion of children’s rights in the digital environment and will also address the protection of children against violence, including child abuse and exploitation, as well as prevention of peer-to-peer violence. The duration of the Project is until 31 December 202</w:t>
      </w:r>
      <w:r w:rsidR="00943429">
        <w:rPr>
          <w:rFonts w:ascii="Tahoma" w:hAnsi="Tahoma" w:cs="Tahoma"/>
          <w:sz w:val="20"/>
          <w:szCs w:val="20"/>
        </w:rPr>
        <w:t>4</w:t>
      </w:r>
      <w:r w:rsidR="004845C7" w:rsidRPr="00EA2362">
        <w:rPr>
          <w:rFonts w:ascii="Tahoma" w:hAnsi="Tahoma" w:cs="Tahoma"/>
          <w:sz w:val="20"/>
          <w:szCs w:val="20"/>
        </w:rPr>
        <w:t>.</w:t>
      </w:r>
      <w:r w:rsidR="003E0A41" w:rsidRPr="00EA2362">
        <w:rPr>
          <w:rFonts w:ascii="Tahoma" w:hAnsi="Tahoma" w:cs="Tahoma"/>
          <w:sz w:val="20"/>
          <w:szCs w:val="20"/>
        </w:rPr>
        <w:t xml:space="preserve"> </w:t>
      </w:r>
      <w:r w:rsidRPr="00EA2362">
        <w:rPr>
          <w:rFonts w:ascii="Tahoma" w:hAnsi="Tahoma" w:cs="Tahoma"/>
          <w:sz w:val="20"/>
          <w:szCs w:val="20"/>
        </w:rPr>
        <w:t>In that context, it is looking</w:t>
      </w:r>
      <w:r w:rsidR="00E55F69" w:rsidRPr="00EA2362">
        <w:rPr>
          <w:rFonts w:ascii="Tahoma" w:hAnsi="Tahoma" w:cs="Tahoma"/>
          <w:sz w:val="20"/>
          <w:szCs w:val="20"/>
        </w:rPr>
        <w:t xml:space="preserve"> for a Provider to</w:t>
      </w:r>
      <w:r w:rsidR="000022BB">
        <w:rPr>
          <w:rFonts w:ascii="Tahoma" w:hAnsi="Tahoma" w:cs="Tahoma"/>
          <w:sz w:val="20"/>
          <w:szCs w:val="20"/>
        </w:rPr>
        <w:t xml:space="preserve"> develop and</w:t>
      </w:r>
      <w:r w:rsidR="00E55F69" w:rsidRPr="00EA2362">
        <w:rPr>
          <w:rFonts w:ascii="Tahoma" w:hAnsi="Tahoma" w:cs="Tahoma"/>
          <w:sz w:val="20"/>
          <w:szCs w:val="20"/>
        </w:rPr>
        <w:t xml:space="preserve"> </w:t>
      </w:r>
      <w:r w:rsidR="00AD6560">
        <w:rPr>
          <w:rFonts w:ascii="Tahoma" w:hAnsi="Tahoma" w:cs="Tahoma"/>
          <w:sz w:val="20"/>
          <w:szCs w:val="20"/>
        </w:rPr>
        <w:t xml:space="preserve">implement </w:t>
      </w:r>
      <w:r w:rsidR="004E2100" w:rsidRPr="004E2100">
        <w:rPr>
          <w:rFonts w:ascii="Tahoma" w:hAnsi="Tahoma" w:cs="Tahoma"/>
          <w:sz w:val="20"/>
          <w:szCs w:val="20"/>
        </w:rPr>
        <w:t>a national awareness raising campaign</w:t>
      </w:r>
      <w:r w:rsidR="00E55F69" w:rsidRPr="00EA2362">
        <w:rPr>
          <w:rFonts w:ascii="Tahoma" w:hAnsi="Tahoma" w:cs="Tahoma"/>
          <w:sz w:val="20"/>
          <w:szCs w:val="20"/>
        </w:rPr>
        <w:t>.</w:t>
      </w:r>
    </w:p>
    <w:p w14:paraId="049E2725" w14:textId="77777777" w:rsidR="00E55F69" w:rsidRPr="00EA2362" w:rsidRDefault="00E55F69" w:rsidP="003E0A41">
      <w:pPr>
        <w:spacing w:line="276" w:lineRule="auto"/>
        <w:jc w:val="both"/>
        <w:rPr>
          <w:rFonts w:ascii="Tahoma" w:hAnsi="Tahoma" w:cs="Tahoma"/>
          <w:sz w:val="20"/>
          <w:szCs w:val="20"/>
        </w:rPr>
      </w:pPr>
    </w:p>
    <w:p w14:paraId="7D2E192F" w14:textId="3C62A67B" w:rsidR="003E0A41" w:rsidRPr="00EA2362" w:rsidRDefault="00681751" w:rsidP="003E0A41">
      <w:pPr>
        <w:spacing w:line="276" w:lineRule="auto"/>
        <w:jc w:val="both"/>
        <w:rPr>
          <w:rFonts w:ascii="Tahoma" w:hAnsi="Tahoma" w:cs="Tahoma"/>
          <w:sz w:val="20"/>
          <w:szCs w:val="20"/>
        </w:rPr>
      </w:pPr>
      <w:r w:rsidRPr="00EA2362">
        <w:rPr>
          <w:rFonts w:ascii="Tahoma" w:hAnsi="Tahoma" w:cs="Tahoma"/>
          <w:sz w:val="20"/>
          <w:szCs w:val="20"/>
        </w:rPr>
        <w:t>P</w:t>
      </w:r>
      <w:r w:rsidR="00E55F69" w:rsidRPr="00EA2362">
        <w:rPr>
          <w:rFonts w:ascii="Tahoma" w:hAnsi="Tahoma" w:cs="Tahoma"/>
          <w:sz w:val="20"/>
          <w:szCs w:val="20"/>
        </w:rPr>
        <w:t>rices indicated below are final and not subject to review, throughout the duration of the contract</w:t>
      </w:r>
      <w:r w:rsidR="003E0A41" w:rsidRPr="00EA2362">
        <w:rPr>
          <w:rFonts w:ascii="Tahoma" w:hAnsi="Tahoma" w:cs="Tahoma"/>
          <w:sz w:val="20"/>
          <w:szCs w:val="20"/>
        </w:rPr>
        <w:t>.</w:t>
      </w:r>
    </w:p>
    <w:p w14:paraId="082F0B9E" w14:textId="77777777" w:rsidR="00261462" w:rsidRPr="00EA2362" w:rsidRDefault="00261462" w:rsidP="00261462">
      <w:pPr>
        <w:spacing w:line="276" w:lineRule="auto"/>
        <w:jc w:val="both"/>
        <w:rPr>
          <w:rFonts w:ascii="Tahoma" w:hAnsi="Tahoma" w:cs="Tahoma"/>
          <w:sz w:val="20"/>
          <w:szCs w:val="20"/>
        </w:rPr>
      </w:pPr>
    </w:p>
    <w:p w14:paraId="0FDD6952" w14:textId="50BA6704" w:rsidR="00261462" w:rsidRPr="00EA2362" w:rsidRDefault="00261462" w:rsidP="00261462">
      <w:pPr>
        <w:spacing w:line="276" w:lineRule="auto"/>
        <w:jc w:val="both"/>
        <w:rPr>
          <w:rFonts w:ascii="Tahoma" w:hAnsi="Tahoma" w:cs="Tahoma"/>
          <w:b/>
          <w:color w:val="000000"/>
          <w:sz w:val="20"/>
          <w:szCs w:val="20"/>
          <w:u w:val="single"/>
          <w:lang w:eastAsia="en-US"/>
        </w:rPr>
      </w:pPr>
      <w:r w:rsidRPr="00EA2362">
        <w:rPr>
          <w:rFonts w:ascii="Tahoma" w:hAnsi="Tahoma" w:cs="Tahoma"/>
          <w:color w:val="000000"/>
          <w:sz w:val="20"/>
          <w:szCs w:val="20"/>
          <w:lang w:eastAsia="en-US"/>
        </w:rPr>
        <w:t>Prices are indicated in [</w:t>
      </w:r>
      <w:r w:rsidRPr="00F01076">
        <w:rPr>
          <w:rFonts w:ascii="Tahoma" w:hAnsi="Tahoma" w:cs="Tahoma"/>
          <w:color w:val="000000"/>
          <w:sz w:val="20"/>
          <w:szCs w:val="20"/>
          <w:lang w:eastAsia="en-US"/>
        </w:rPr>
        <w:t>Euros</w:t>
      </w:r>
      <w:r w:rsidRPr="00415E7A">
        <w:rPr>
          <w:rFonts w:ascii="Tahoma" w:hAnsi="Tahoma" w:cs="Tahoma"/>
          <w:color w:val="000000"/>
          <w:sz w:val="20"/>
          <w:szCs w:val="20"/>
          <w:lang w:eastAsia="en-US"/>
        </w:rPr>
        <w:t>]</w:t>
      </w:r>
      <w:r w:rsidRPr="00EA2362">
        <w:rPr>
          <w:rFonts w:ascii="Tahoma" w:hAnsi="Tahoma" w:cs="Tahoma"/>
          <w:color w:val="000000"/>
          <w:sz w:val="20"/>
          <w:szCs w:val="20"/>
          <w:lang w:eastAsia="en-US"/>
        </w:rPr>
        <w:t xml:space="preserve"> without VAT. For the VAT regime to be mentioned on the invoice(s), please refer to Article 4.2 of the Legal Conditions (See Section C. below). </w:t>
      </w:r>
      <w:r w:rsidR="008041EC" w:rsidRPr="00C86C65">
        <w:rPr>
          <w:rFonts w:ascii="Tahoma" w:hAnsi="Tahoma" w:cs="Tahoma"/>
          <w:b/>
          <w:color w:val="000000"/>
          <w:sz w:val="20"/>
          <w:szCs w:val="20"/>
          <w:u w:val="single"/>
          <w:lang w:eastAsia="en-US"/>
        </w:rPr>
        <w:t>[T</w:t>
      </w:r>
      <w:r w:rsidRPr="00C86C65">
        <w:rPr>
          <w:rFonts w:ascii="Tahoma" w:hAnsi="Tahoma" w:cs="Tahoma"/>
          <w:b/>
          <w:color w:val="000000"/>
          <w:sz w:val="20"/>
          <w:szCs w:val="20"/>
          <w:u w:val="single"/>
          <w:lang w:eastAsia="en-US"/>
        </w:rPr>
        <w:t>enders proposing a fee above the exclusion level will be entirely and automatically excluded from the tender procedure.</w:t>
      </w:r>
      <w:r w:rsidR="008041EC" w:rsidRPr="00C86C65">
        <w:rPr>
          <w:rFonts w:ascii="Tahoma" w:hAnsi="Tahoma" w:cs="Tahoma"/>
          <w:b/>
          <w:color w:val="000000"/>
          <w:sz w:val="20"/>
          <w:szCs w:val="20"/>
          <w:u w:val="single"/>
          <w:lang w:eastAsia="en-US"/>
        </w:rPr>
        <w:t>]</w:t>
      </w:r>
    </w:p>
    <w:p w14:paraId="3D77E59F" w14:textId="54C7836D" w:rsidR="006A1C42" w:rsidRPr="00EA2362" w:rsidRDefault="006A1C42" w:rsidP="00261462">
      <w:pPr>
        <w:spacing w:line="276" w:lineRule="auto"/>
        <w:jc w:val="both"/>
        <w:rPr>
          <w:rFonts w:ascii="Tahoma" w:hAnsi="Tahoma" w:cs="Tahoma"/>
          <w:b/>
          <w:color w:val="000000"/>
          <w:sz w:val="20"/>
          <w:szCs w:val="20"/>
          <w:u w:val="single"/>
          <w:lang w:eastAsia="en-US"/>
        </w:rPr>
      </w:pPr>
    </w:p>
    <w:p w14:paraId="43679EEF" w14:textId="6A1FFC69" w:rsidR="006A1C42" w:rsidRPr="00EA2362" w:rsidRDefault="006A1C42" w:rsidP="00375BEA">
      <w:pPr>
        <w:rPr>
          <w:rFonts w:ascii="Tahoma" w:eastAsia="Calibri" w:hAnsi="Tahoma" w:cs="Tahoma"/>
          <w:b/>
          <w:sz w:val="20"/>
          <w:szCs w:val="20"/>
          <w:lang w:val="en-US" w:eastAsia="en-US"/>
        </w:rPr>
      </w:pPr>
      <w:r w:rsidRPr="00EA2362">
        <w:rPr>
          <w:rFonts w:ascii="Tahoma" w:eastAsia="Calibri" w:hAnsi="Tahoma" w:cs="Tahoma"/>
          <w:b/>
          <w:sz w:val="20"/>
          <w:szCs w:val="20"/>
          <w:lang w:val="en-US" w:eastAsia="en-US"/>
        </w:rPr>
        <w:t>For the VAT regime to be mentioned on the invoice, please refer to Section B below.</w:t>
      </w:r>
    </w:p>
    <w:p w14:paraId="58BFE52B" w14:textId="77777777" w:rsidR="006A1C42" w:rsidRPr="00EA2362" w:rsidRDefault="006A1C42" w:rsidP="00261462">
      <w:pPr>
        <w:spacing w:line="276" w:lineRule="auto"/>
        <w:jc w:val="both"/>
        <w:rPr>
          <w:rFonts w:ascii="Tahoma" w:hAnsi="Tahoma" w:cs="Tahoma"/>
          <w:b/>
          <w:color w:val="000000"/>
          <w:sz w:val="20"/>
          <w:szCs w:val="20"/>
          <w:u w:val="single"/>
          <w:lang w:eastAsia="en-US"/>
        </w:rPr>
      </w:pPr>
    </w:p>
    <w:p w14:paraId="693551F8" w14:textId="3B444F66" w:rsidR="00261462" w:rsidRPr="00375BEA" w:rsidRDefault="00C025B1" w:rsidP="00261462">
      <w:pPr>
        <w:pBdr>
          <w:top w:val="single" w:sz="2" w:space="1" w:color="FF0000"/>
          <w:left w:val="single" w:sz="2" w:space="0" w:color="FF0000"/>
          <w:bottom w:val="single" w:sz="2" w:space="1" w:color="FF0000"/>
          <w:right w:val="single" w:sz="2" w:space="4" w:color="FF0000"/>
        </w:pBdr>
        <w:spacing w:line="276" w:lineRule="auto"/>
        <w:ind w:left="4395"/>
        <w:jc w:val="right"/>
        <w:rPr>
          <w:rFonts w:ascii="Tahoma" w:hAnsi="Tahoma" w:cs="Tahoma"/>
          <w:color w:val="FF0000"/>
          <w:sz w:val="18"/>
          <w:szCs w:val="18"/>
          <w:highlight w:val="yellow"/>
          <w:lang w:eastAsia="en-US"/>
        </w:rPr>
      </w:pPr>
      <w:r w:rsidRPr="00375BEA">
        <w:rPr>
          <w:color w:val="FF0000"/>
          <w:sz w:val="18"/>
          <w:szCs w:val="18"/>
        </w:rPr>
        <w:t>Providers shall indicate their proposed fees</w:t>
      </w:r>
      <w:r w:rsidRPr="00375BEA" w:rsidDel="00C025B1">
        <w:rPr>
          <w:rFonts w:ascii="Tahoma" w:hAnsi="Tahoma" w:cs="Tahoma"/>
          <w:color w:val="FF0000"/>
          <w:sz w:val="16"/>
          <w:szCs w:val="16"/>
        </w:rPr>
        <w:t xml:space="preserve"> </w:t>
      </w:r>
      <w:r w:rsidR="00261462" w:rsidRPr="00375BEA">
        <w:rPr>
          <w:rFonts w:ascii="Tahoma" w:hAnsi="Tahoma" w:cs="Tahoma"/>
          <w:color w:val="FF0000"/>
          <w:sz w:val="18"/>
          <w:szCs w:val="18"/>
        </w:rPr>
        <w:t>in the box(es) below.</w:t>
      </w:r>
    </w:p>
    <w:p w14:paraId="3D969486" w14:textId="73ABD9EF" w:rsidR="00261462" w:rsidRPr="00EA2362" w:rsidRDefault="00261462" w:rsidP="00261462">
      <w:pPr>
        <w:spacing w:line="276" w:lineRule="auto"/>
        <w:jc w:val="both"/>
        <w:rPr>
          <w:rFonts w:ascii="Tahoma" w:hAnsi="Tahoma" w:cs="Tahoma"/>
          <w:sz w:val="18"/>
          <w:szCs w:val="18"/>
          <w:highlight w:val="yellow"/>
          <w:lang w:eastAsia="en-US"/>
        </w:rPr>
      </w:pPr>
      <w:r w:rsidRPr="00EA2362">
        <w:rPr>
          <w:rFonts w:ascii="Tahoma" w:hAnsi="Tahoma" w:cs="Tahoma"/>
          <w:noProof/>
        </w:rPr>
        <mc:AlternateContent>
          <mc:Choice Requires="wps">
            <w:drawing>
              <wp:anchor distT="0" distB="0" distL="114300" distR="114300" simplePos="0" relativeHeight="251658241" behindDoc="0" locked="1" layoutInCell="1" allowOverlap="1" wp14:anchorId="49146A1D" wp14:editId="37F51849">
                <wp:simplePos x="0" y="0"/>
                <wp:positionH relativeFrom="column">
                  <wp:posOffset>4438650</wp:posOffset>
                </wp:positionH>
                <wp:positionV relativeFrom="paragraph">
                  <wp:posOffset>3175</wp:posOffset>
                </wp:positionV>
                <wp:extent cx="163195" cy="525145"/>
                <wp:effectExtent l="19050" t="0" r="27305" b="46355"/>
                <wp:wrapNone/>
                <wp:docPr id="2" name="Up Arrow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163195" cy="525145"/>
                        </a:xfrm>
                        <a:prstGeom prst="upArrow">
                          <a:avLst>
                            <a:gd name="adj1" fmla="val 50000"/>
                            <a:gd name="adj2" fmla="val 59182"/>
                          </a:avLst>
                        </a:prstGeom>
                        <a:solidFill>
                          <a:srgbClr val="FFFFFF"/>
                        </a:solidFill>
                        <a:ln w="9525">
                          <a:solidFill>
                            <a:srgbClr val="FF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09EB7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 o:spid="_x0000_s1026" type="#_x0000_t68" style="position:absolute;margin-left:349.5pt;margin-top:.25pt;width:12.85pt;height:41.35pt;rotation:18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" adj="3973" strokecolor="red">
                <o:lock v:ext="edit" aspectratio="t"/>
                <v:textbox style="layout-flow:vertical-ideographic"/>
                <w10:anchorlock/>
              </v:shape>
            </w:pict>
          </mc:Fallback>
        </mc:AlternateContent>
      </w:r>
    </w:p>
    <w:tbl>
      <w:tblPr>
        <w:tblW w:w="9633" w:type="dxa"/>
        <w:jc w:val="cente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ook w:val="04A0" w:firstRow="1" w:lastRow="0" w:firstColumn="1" w:lastColumn="0" w:noHBand="0" w:noVBand="1"/>
      </w:tblPr>
      <w:tblGrid>
        <w:gridCol w:w="5553"/>
        <w:gridCol w:w="1366"/>
        <w:gridCol w:w="1361"/>
        <w:gridCol w:w="1353"/>
      </w:tblGrid>
      <w:tr w:rsidR="00425C70" w:rsidRPr="00EA2362" w14:paraId="0166D4C8" w14:textId="6CBD2157" w:rsidTr="00425C70">
        <w:trPr>
          <w:trHeight w:val="688"/>
          <w:jc w:val="center"/>
        </w:trPr>
        <w:tc>
          <w:tcPr>
            <w:tcW w:w="5553" w:type="dxa"/>
            <w:shd w:val="clear" w:color="auto" w:fill="DBE5F1" w:themeFill="accent1" w:themeFillTint="33"/>
            <w:vAlign w:val="center"/>
          </w:tcPr>
          <w:p w14:paraId="7C25DC9A" w14:textId="77777777" w:rsidR="00425C70" w:rsidRDefault="00425C70" w:rsidP="00261462">
            <w:pPr>
              <w:tabs>
                <w:tab w:val="left" w:pos="-139"/>
              </w:tabs>
              <w:spacing w:line="276" w:lineRule="auto"/>
              <w:ind w:right="-140"/>
              <w:jc w:val="center"/>
              <w:rPr>
                <w:rFonts w:ascii="Tahoma" w:hAnsi="Tahoma" w:cs="Tahoma"/>
                <w:b/>
                <w:sz w:val="18"/>
                <w:szCs w:val="18"/>
                <w:lang w:eastAsia="en-US"/>
              </w:rPr>
            </w:pPr>
            <w:r w:rsidRPr="00EA2362">
              <w:rPr>
                <w:rFonts w:ascii="Tahoma" w:hAnsi="Tahoma" w:cs="Tahoma"/>
                <w:b/>
                <w:sz w:val="18"/>
                <w:szCs w:val="18"/>
                <w:lang w:eastAsia="en-US"/>
              </w:rPr>
              <w:t>Deliverables</w:t>
            </w:r>
          </w:p>
          <w:p w14:paraId="54CCB511" w14:textId="5F7DE778" w:rsidR="00425C70" w:rsidRPr="00EA2362" w:rsidRDefault="00425C70" w:rsidP="00261462">
            <w:pPr>
              <w:tabs>
                <w:tab w:val="left" w:pos="-139"/>
              </w:tabs>
              <w:spacing w:line="276" w:lineRule="auto"/>
              <w:ind w:right="-140"/>
              <w:jc w:val="center"/>
              <w:rPr>
                <w:rFonts w:ascii="Tahoma" w:hAnsi="Tahoma" w:cs="Tahoma"/>
                <w:b/>
                <w:sz w:val="18"/>
                <w:szCs w:val="18"/>
                <w:lang w:eastAsia="en-US"/>
              </w:rPr>
            </w:pPr>
            <w:r w:rsidRPr="00EA2362">
              <w:rPr>
                <w:b/>
                <w:sz w:val="18"/>
                <w:szCs w:val="18"/>
                <w:lang w:eastAsia="en-US"/>
              </w:rPr>
              <w:t>▼</w:t>
            </w:r>
          </w:p>
        </w:tc>
        <w:tc>
          <w:tcPr>
            <w:tcW w:w="1366" w:type="dxa"/>
            <w:shd w:val="clear" w:color="auto" w:fill="DBE5F1" w:themeFill="accent1" w:themeFillTint="33"/>
            <w:vAlign w:val="center"/>
          </w:tcPr>
          <w:p w14:paraId="4C4B2597" w14:textId="77777777" w:rsidR="00425C70" w:rsidRPr="00EA2362" w:rsidRDefault="00425C70" w:rsidP="00261462">
            <w:pPr>
              <w:tabs>
                <w:tab w:val="left" w:pos="-139"/>
              </w:tabs>
              <w:spacing w:line="276" w:lineRule="auto"/>
              <w:ind w:right="-140"/>
              <w:jc w:val="center"/>
              <w:rPr>
                <w:rFonts w:ascii="Tahoma" w:hAnsi="Tahoma" w:cs="Tahoma"/>
                <w:b/>
                <w:sz w:val="18"/>
                <w:szCs w:val="18"/>
                <w:lang w:eastAsia="en-US"/>
              </w:rPr>
            </w:pPr>
            <w:r w:rsidRPr="00EA2362">
              <w:rPr>
                <w:rFonts w:ascii="Tahoma" w:hAnsi="Tahoma" w:cs="Tahoma"/>
                <w:b/>
                <w:sz w:val="18"/>
                <w:szCs w:val="18"/>
                <w:lang w:eastAsia="en-US"/>
              </w:rPr>
              <w:t>Deadline for</w:t>
            </w:r>
          </w:p>
          <w:p w14:paraId="79EDF894" w14:textId="77777777" w:rsidR="00425C70" w:rsidRPr="00EA2362" w:rsidRDefault="00425C70" w:rsidP="00261462">
            <w:pPr>
              <w:tabs>
                <w:tab w:val="left" w:pos="-139"/>
              </w:tabs>
              <w:spacing w:line="276" w:lineRule="auto"/>
              <w:ind w:right="-140"/>
              <w:jc w:val="center"/>
              <w:rPr>
                <w:rFonts w:ascii="Tahoma" w:hAnsi="Tahoma" w:cs="Tahoma"/>
                <w:b/>
                <w:sz w:val="18"/>
                <w:szCs w:val="18"/>
                <w:lang w:eastAsia="en-US"/>
              </w:rPr>
            </w:pPr>
            <w:r w:rsidRPr="00EA2362">
              <w:rPr>
                <w:rFonts w:ascii="Tahoma" w:hAnsi="Tahoma" w:cs="Tahoma"/>
                <w:b/>
                <w:sz w:val="18"/>
                <w:szCs w:val="18"/>
                <w:lang w:eastAsia="en-US"/>
              </w:rPr>
              <w:t xml:space="preserve">delivery </w:t>
            </w:r>
            <w:r w:rsidRPr="00EA2362">
              <w:rPr>
                <w:b/>
                <w:sz w:val="18"/>
                <w:szCs w:val="18"/>
                <w:lang w:eastAsia="en-US"/>
              </w:rPr>
              <w:t>▼</w:t>
            </w:r>
          </w:p>
        </w:tc>
        <w:tc>
          <w:tcPr>
            <w:tcW w:w="1361" w:type="dxa"/>
            <w:tcBorders>
              <w:bottom w:val="single" w:sz="2" w:space="0" w:color="FF0000"/>
            </w:tcBorders>
            <w:shd w:val="clear" w:color="auto" w:fill="DBE5F1" w:themeFill="accent1" w:themeFillTint="33"/>
            <w:vAlign w:val="center"/>
          </w:tcPr>
          <w:p w14:paraId="39664718" w14:textId="77777777" w:rsidR="00425C70" w:rsidRPr="00EA2362" w:rsidRDefault="00425C70" w:rsidP="004845C7">
            <w:pPr>
              <w:tabs>
                <w:tab w:val="left" w:pos="-99"/>
              </w:tabs>
              <w:spacing w:line="276" w:lineRule="auto"/>
              <w:ind w:right="-140" w:hanging="99"/>
              <w:jc w:val="center"/>
              <w:rPr>
                <w:rFonts w:ascii="Tahoma" w:hAnsi="Tahoma" w:cs="Tahoma"/>
                <w:b/>
                <w:sz w:val="18"/>
                <w:szCs w:val="18"/>
                <w:lang w:eastAsia="en-US"/>
              </w:rPr>
            </w:pPr>
            <w:r w:rsidRPr="00EA2362">
              <w:rPr>
                <w:rFonts w:ascii="Tahoma" w:hAnsi="Tahoma" w:cs="Tahoma"/>
                <w:b/>
                <w:sz w:val="18"/>
                <w:szCs w:val="18"/>
                <w:lang w:eastAsia="en-US"/>
              </w:rPr>
              <w:t>Fees</w:t>
            </w:r>
          </w:p>
          <w:p w14:paraId="23C22AD4" w14:textId="77777777" w:rsidR="00425C70" w:rsidRPr="00EA2362" w:rsidRDefault="00425C70" w:rsidP="00261462">
            <w:pPr>
              <w:tabs>
                <w:tab w:val="left" w:pos="-139"/>
              </w:tabs>
              <w:spacing w:line="276" w:lineRule="auto"/>
              <w:ind w:right="-140"/>
              <w:jc w:val="center"/>
              <w:rPr>
                <w:rFonts w:ascii="Tahoma" w:hAnsi="Tahoma" w:cs="Tahoma"/>
                <w:b/>
                <w:sz w:val="18"/>
                <w:szCs w:val="18"/>
                <w:lang w:eastAsia="en-US"/>
              </w:rPr>
            </w:pPr>
            <w:r w:rsidRPr="00EA2362">
              <w:rPr>
                <w:b/>
                <w:sz w:val="18"/>
                <w:szCs w:val="18"/>
                <w:lang w:eastAsia="en-US"/>
              </w:rPr>
              <w:t>▼</w:t>
            </w:r>
          </w:p>
        </w:tc>
        <w:tc>
          <w:tcPr>
            <w:tcW w:w="1353" w:type="dxa"/>
            <w:tcBorders>
              <w:bottom w:val="single" w:sz="2" w:space="0" w:color="FF0000"/>
            </w:tcBorders>
            <w:shd w:val="clear" w:color="auto" w:fill="DBE5F1" w:themeFill="accent1" w:themeFillTint="33"/>
          </w:tcPr>
          <w:p w14:paraId="20262229" w14:textId="71F9471F" w:rsidR="00F57769" w:rsidRDefault="00F57769" w:rsidP="004845C7">
            <w:pPr>
              <w:tabs>
                <w:tab w:val="left" w:pos="-99"/>
              </w:tabs>
              <w:spacing w:line="276" w:lineRule="auto"/>
              <w:ind w:right="-140" w:hanging="99"/>
              <w:jc w:val="center"/>
              <w:rPr>
                <w:rFonts w:ascii="Tahoma" w:hAnsi="Tahoma" w:cs="Tahoma"/>
                <w:b/>
                <w:sz w:val="18"/>
                <w:szCs w:val="18"/>
                <w:lang w:eastAsia="en-US"/>
              </w:rPr>
            </w:pPr>
            <w:r>
              <w:rPr>
                <w:rFonts w:ascii="Tahoma" w:hAnsi="Tahoma" w:cs="Tahoma"/>
                <w:b/>
                <w:sz w:val="18"/>
                <w:szCs w:val="18"/>
                <w:lang w:eastAsia="en-US"/>
              </w:rPr>
              <w:t>Exclusion</w:t>
            </w:r>
          </w:p>
          <w:p w14:paraId="2EB5096F" w14:textId="0C0E6ADC" w:rsidR="00425C70" w:rsidRPr="00EA2362" w:rsidRDefault="00F57769" w:rsidP="004845C7">
            <w:pPr>
              <w:tabs>
                <w:tab w:val="left" w:pos="-99"/>
              </w:tabs>
              <w:spacing w:line="276" w:lineRule="auto"/>
              <w:ind w:right="-140" w:hanging="99"/>
              <w:jc w:val="center"/>
              <w:rPr>
                <w:rFonts w:ascii="Tahoma" w:hAnsi="Tahoma" w:cs="Tahoma"/>
                <w:b/>
                <w:sz w:val="18"/>
                <w:szCs w:val="18"/>
                <w:lang w:eastAsia="en-US"/>
              </w:rPr>
            </w:pPr>
            <w:r>
              <w:rPr>
                <w:rFonts w:ascii="Tahoma" w:hAnsi="Tahoma" w:cs="Tahoma"/>
                <w:b/>
                <w:sz w:val="18"/>
                <w:szCs w:val="18"/>
                <w:lang w:eastAsia="en-US"/>
              </w:rPr>
              <w:t xml:space="preserve"> level</w:t>
            </w:r>
          </w:p>
        </w:tc>
      </w:tr>
      <w:tr w:rsidR="00425C70" w:rsidRPr="00EA2362" w14:paraId="6CA125F2" w14:textId="7237A07E" w:rsidTr="00F57769">
        <w:trPr>
          <w:trHeight w:val="432"/>
          <w:jc w:val="center"/>
        </w:trPr>
        <w:tc>
          <w:tcPr>
            <w:tcW w:w="5553" w:type="dxa"/>
            <w:shd w:val="clear" w:color="auto" w:fill="F2F2F2" w:themeFill="background1" w:themeFillShade="F2"/>
            <w:vAlign w:val="center"/>
          </w:tcPr>
          <w:p w14:paraId="4527DD9C" w14:textId="1C8E520C" w:rsidR="00425C70" w:rsidRPr="00C86C65" w:rsidRDefault="00425C70" w:rsidP="00943429">
            <w:pPr>
              <w:pStyle w:val="ListParagraph"/>
              <w:numPr>
                <w:ilvl w:val="0"/>
                <w:numId w:val="48"/>
              </w:numPr>
              <w:spacing w:line="276" w:lineRule="auto"/>
              <w:ind w:right="118"/>
              <w:jc w:val="both"/>
              <w:rPr>
                <w:rFonts w:ascii="Tahoma" w:hAnsi="Tahoma" w:cs="Tahoma"/>
                <w:sz w:val="18"/>
                <w:szCs w:val="18"/>
                <w:lang w:eastAsia="en-US"/>
              </w:rPr>
            </w:pPr>
            <w:r w:rsidRPr="00C86C65">
              <w:rPr>
                <w:rFonts w:ascii="Tahoma" w:hAnsi="Tahoma" w:cs="Tahoma"/>
                <w:sz w:val="18"/>
                <w:szCs w:val="18"/>
                <w:lang w:eastAsia="en-US"/>
              </w:rPr>
              <w:t xml:space="preserve">Detailed campaign strategy and methodology developed in coordination with the </w:t>
            </w:r>
            <w:r w:rsidR="006C6A56">
              <w:rPr>
                <w:rFonts w:ascii="Tahoma" w:hAnsi="Tahoma" w:cs="Tahoma"/>
                <w:sz w:val="18"/>
                <w:szCs w:val="18"/>
                <w:lang w:eastAsia="en-US"/>
              </w:rPr>
              <w:t>Council of Europe Secretariat</w:t>
            </w:r>
            <w:r w:rsidRPr="00C86C65">
              <w:rPr>
                <w:rFonts w:ascii="Tahoma" w:hAnsi="Tahoma" w:cs="Tahoma"/>
                <w:sz w:val="18"/>
                <w:szCs w:val="18"/>
                <w:lang w:eastAsia="en-US"/>
              </w:rPr>
              <w:t xml:space="preserve"> in line with brief – annex I to this tender). </w:t>
            </w:r>
          </w:p>
          <w:p w14:paraId="2B4372F9" w14:textId="77777777" w:rsidR="00425C70" w:rsidRDefault="00425C70" w:rsidP="0027310E">
            <w:pPr>
              <w:tabs>
                <w:tab w:val="left" w:pos="746"/>
              </w:tabs>
              <w:spacing w:line="276" w:lineRule="auto"/>
              <w:ind w:left="37" w:right="118"/>
              <w:jc w:val="both"/>
              <w:rPr>
                <w:rFonts w:ascii="Tahoma" w:hAnsi="Tahoma" w:cs="Tahoma"/>
                <w:sz w:val="18"/>
                <w:szCs w:val="18"/>
                <w:lang w:eastAsia="en-US"/>
              </w:rPr>
            </w:pPr>
          </w:p>
          <w:p w14:paraId="58F0D232" w14:textId="0C7623AE" w:rsidR="00425C70" w:rsidRPr="00F01076" w:rsidRDefault="00425C70" w:rsidP="00F01076">
            <w:pPr>
              <w:tabs>
                <w:tab w:val="left" w:pos="746"/>
              </w:tabs>
              <w:spacing w:line="276" w:lineRule="auto"/>
              <w:ind w:left="37" w:right="118"/>
              <w:jc w:val="both"/>
              <w:rPr>
                <w:rFonts w:ascii="Tahoma" w:hAnsi="Tahoma" w:cs="Tahoma"/>
                <w:sz w:val="18"/>
                <w:szCs w:val="18"/>
                <w:lang w:eastAsia="en-US"/>
              </w:rPr>
            </w:pPr>
            <w:r w:rsidRPr="00F01076">
              <w:rPr>
                <w:rFonts w:ascii="Tahoma" w:hAnsi="Tahoma" w:cs="Tahoma"/>
                <w:sz w:val="18"/>
                <w:szCs w:val="18"/>
                <w:lang w:eastAsia="en-US"/>
              </w:rPr>
              <w:t xml:space="preserve">This includes: </w:t>
            </w:r>
          </w:p>
          <w:p w14:paraId="0B695CD9" w14:textId="77777777" w:rsidR="00425C70" w:rsidRDefault="00425C70" w:rsidP="00C86C65">
            <w:pPr>
              <w:pStyle w:val="ListParagraph"/>
              <w:tabs>
                <w:tab w:val="left" w:pos="746"/>
              </w:tabs>
              <w:spacing w:line="276" w:lineRule="auto"/>
              <w:ind w:left="316" w:right="118"/>
              <w:jc w:val="both"/>
              <w:rPr>
                <w:rFonts w:ascii="Tahoma" w:hAnsi="Tahoma" w:cs="Tahoma"/>
                <w:sz w:val="18"/>
                <w:szCs w:val="18"/>
                <w:lang w:eastAsia="en-US"/>
              </w:rPr>
            </w:pPr>
            <w:r w:rsidRPr="004E2100">
              <w:rPr>
                <w:rFonts w:ascii="Tahoma" w:hAnsi="Tahoma" w:cs="Tahoma"/>
                <w:sz w:val="18"/>
                <w:szCs w:val="18"/>
                <w:lang w:eastAsia="en-US"/>
              </w:rPr>
              <w:t xml:space="preserve">- Setting of objectives and development of key campaign messages; </w:t>
            </w:r>
          </w:p>
          <w:p w14:paraId="29BCB94F" w14:textId="6BDFFFE8" w:rsidR="00425C70" w:rsidRPr="004E2100" w:rsidRDefault="00425C70" w:rsidP="00C86C65">
            <w:pPr>
              <w:pStyle w:val="ListParagraph"/>
              <w:tabs>
                <w:tab w:val="left" w:pos="746"/>
              </w:tabs>
              <w:spacing w:line="276" w:lineRule="auto"/>
              <w:ind w:left="316" w:right="118"/>
              <w:jc w:val="both"/>
              <w:rPr>
                <w:rFonts w:ascii="Tahoma" w:hAnsi="Tahoma" w:cs="Tahoma"/>
                <w:sz w:val="18"/>
                <w:szCs w:val="18"/>
                <w:lang w:eastAsia="en-US"/>
              </w:rPr>
            </w:pPr>
            <w:r w:rsidRPr="004E2100">
              <w:rPr>
                <w:rFonts w:ascii="Tahoma" w:hAnsi="Tahoma" w:cs="Tahoma"/>
                <w:sz w:val="18"/>
                <w:szCs w:val="18"/>
                <w:lang w:eastAsia="en-US"/>
              </w:rPr>
              <w:t xml:space="preserve">- Defining of key activities to be implemented; </w:t>
            </w:r>
          </w:p>
          <w:p w14:paraId="481DE0D1" w14:textId="77777777" w:rsidR="00425C70" w:rsidRPr="004E2100" w:rsidRDefault="00425C70" w:rsidP="00C86C65">
            <w:pPr>
              <w:pStyle w:val="ListParagraph"/>
              <w:tabs>
                <w:tab w:val="left" w:pos="746"/>
              </w:tabs>
              <w:spacing w:line="276" w:lineRule="auto"/>
              <w:ind w:left="316" w:right="118"/>
              <w:jc w:val="both"/>
              <w:rPr>
                <w:rFonts w:ascii="Tahoma" w:hAnsi="Tahoma" w:cs="Tahoma"/>
                <w:sz w:val="18"/>
                <w:szCs w:val="18"/>
                <w:lang w:eastAsia="en-US"/>
              </w:rPr>
            </w:pPr>
            <w:r w:rsidRPr="004E2100">
              <w:rPr>
                <w:rFonts w:ascii="Tahoma" w:hAnsi="Tahoma" w:cs="Tahoma"/>
                <w:sz w:val="18"/>
                <w:szCs w:val="18"/>
                <w:lang w:eastAsia="en-US"/>
              </w:rPr>
              <w:t xml:space="preserve">- Price table for each proposed unit; </w:t>
            </w:r>
          </w:p>
          <w:p w14:paraId="6B0A6D1C" w14:textId="2E8C3544" w:rsidR="00425C70" w:rsidRPr="00F01076" w:rsidRDefault="00425C70" w:rsidP="00C86C65">
            <w:pPr>
              <w:pStyle w:val="ListParagraph"/>
              <w:tabs>
                <w:tab w:val="left" w:pos="746"/>
              </w:tabs>
              <w:spacing w:line="276" w:lineRule="auto"/>
              <w:ind w:left="316" w:right="118"/>
              <w:jc w:val="both"/>
              <w:rPr>
                <w:rFonts w:ascii="Tahoma" w:hAnsi="Tahoma" w:cs="Tahoma"/>
                <w:sz w:val="18"/>
                <w:szCs w:val="18"/>
                <w:lang w:eastAsia="en-US"/>
              </w:rPr>
            </w:pPr>
            <w:r w:rsidRPr="004E2100">
              <w:rPr>
                <w:rFonts w:ascii="Tahoma" w:hAnsi="Tahoma" w:cs="Tahoma"/>
                <w:sz w:val="18"/>
                <w:szCs w:val="18"/>
                <w:lang w:eastAsia="en-US"/>
              </w:rPr>
              <w:t>- Defining of key communication means for the main identified target groups</w:t>
            </w:r>
            <w:r>
              <w:rPr>
                <w:rFonts w:ascii="Tahoma" w:hAnsi="Tahoma" w:cs="Tahoma"/>
                <w:sz w:val="18"/>
                <w:szCs w:val="18"/>
                <w:lang w:eastAsia="en-US"/>
              </w:rPr>
              <w:t xml:space="preserve"> and detailed estimated outreach per target group.</w:t>
            </w:r>
          </w:p>
          <w:p w14:paraId="374494BA" w14:textId="77777777" w:rsidR="00425C70" w:rsidRDefault="00425C70" w:rsidP="00C86C65">
            <w:pPr>
              <w:tabs>
                <w:tab w:val="left" w:pos="746"/>
              </w:tabs>
              <w:spacing w:line="276" w:lineRule="auto"/>
              <w:ind w:left="316" w:right="118"/>
              <w:rPr>
                <w:rFonts w:ascii="Tahoma" w:hAnsi="Tahoma" w:cs="Tahoma"/>
                <w:sz w:val="18"/>
                <w:szCs w:val="18"/>
                <w:lang w:eastAsia="en-US"/>
              </w:rPr>
            </w:pPr>
            <w:r w:rsidRPr="004E2100">
              <w:rPr>
                <w:rFonts w:ascii="Tahoma" w:hAnsi="Tahoma" w:cs="Tahoma"/>
                <w:sz w:val="18"/>
                <w:szCs w:val="18"/>
                <w:lang w:eastAsia="en-US"/>
              </w:rPr>
              <w:t>- Setting of the timeline for the proposed activities.</w:t>
            </w:r>
          </w:p>
          <w:p w14:paraId="60FDA710" w14:textId="2C4B3681" w:rsidR="008F5521" w:rsidRPr="00EA2362" w:rsidRDefault="008F5521" w:rsidP="00C86C65">
            <w:pPr>
              <w:tabs>
                <w:tab w:val="left" w:pos="746"/>
              </w:tabs>
              <w:spacing w:line="276" w:lineRule="auto"/>
              <w:ind w:left="316" w:right="118"/>
              <w:rPr>
                <w:rFonts w:ascii="Tahoma" w:hAnsi="Tahoma" w:cs="Tahoma"/>
                <w:sz w:val="18"/>
                <w:szCs w:val="18"/>
                <w:highlight w:val="yellow"/>
                <w:lang w:eastAsia="en-US"/>
              </w:rPr>
            </w:pPr>
            <w:r w:rsidRPr="00E066F2">
              <w:rPr>
                <w:rFonts w:ascii="Tahoma" w:hAnsi="Tahoma" w:cs="Tahoma"/>
                <w:sz w:val="18"/>
                <w:szCs w:val="18"/>
                <w:lang w:eastAsia="en-US"/>
              </w:rPr>
              <w:t>- Engage partners, national stakeholders and platforms of child protection CSOs, local actors in dissemination of the campaign key messages and communication products, including the organization of regular info sessions and briefs</w:t>
            </w:r>
            <w:r w:rsidR="006C6A56" w:rsidRPr="00E066F2">
              <w:rPr>
                <w:rFonts w:ascii="Tahoma" w:hAnsi="Tahoma" w:cs="Tahoma"/>
                <w:sz w:val="18"/>
                <w:szCs w:val="18"/>
                <w:lang w:eastAsia="en-US"/>
              </w:rPr>
              <w:t>.</w:t>
            </w:r>
            <w:r w:rsidRPr="00E066F2">
              <w:rPr>
                <w:rFonts w:ascii="Tahoma" w:hAnsi="Tahoma" w:cs="Tahoma"/>
                <w:sz w:val="18"/>
                <w:szCs w:val="18"/>
                <w:lang w:eastAsia="en-US"/>
              </w:rPr>
              <w:t xml:space="preserve"> </w:t>
            </w:r>
          </w:p>
        </w:tc>
        <w:tc>
          <w:tcPr>
            <w:tcW w:w="1366" w:type="dxa"/>
            <w:tcBorders>
              <w:right w:val="single" w:sz="2" w:space="0" w:color="FF0000"/>
            </w:tcBorders>
            <w:shd w:val="clear" w:color="auto" w:fill="F2F2F2" w:themeFill="background1" w:themeFillShade="F2"/>
            <w:vAlign w:val="center"/>
          </w:tcPr>
          <w:p w14:paraId="7DFF09AB" w14:textId="4B2230CB" w:rsidR="00425C70" w:rsidRPr="00C86C65" w:rsidRDefault="005E1F75" w:rsidP="00261462">
            <w:pPr>
              <w:tabs>
                <w:tab w:val="left" w:pos="-139"/>
              </w:tabs>
              <w:spacing w:line="276" w:lineRule="auto"/>
              <w:ind w:right="-140"/>
              <w:jc w:val="center"/>
              <w:rPr>
                <w:rFonts w:ascii="Tahoma" w:hAnsi="Tahoma" w:cs="Tahoma"/>
                <w:sz w:val="18"/>
                <w:szCs w:val="18"/>
                <w:lang w:eastAsia="en-US"/>
              </w:rPr>
            </w:pPr>
            <w:r>
              <w:rPr>
                <w:rFonts w:ascii="Tahoma" w:hAnsi="Tahoma" w:cs="Tahoma"/>
                <w:sz w:val="18"/>
                <w:szCs w:val="18"/>
                <w:lang w:eastAsia="en-US"/>
              </w:rPr>
              <w:t>20</w:t>
            </w:r>
            <w:r w:rsidR="00425C70" w:rsidRPr="00C86C65">
              <w:rPr>
                <w:rFonts w:ascii="Tahoma" w:hAnsi="Tahoma" w:cs="Tahoma"/>
                <w:sz w:val="18"/>
                <w:szCs w:val="18"/>
                <w:lang w:eastAsia="en-US"/>
              </w:rPr>
              <w:t>.</w:t>
            </w:r>
            <w:r w:rsidR="00BA2078">
              <w:rPr>
                <w:rFonts w:ascii="Tahoma" w:hAnsi="Tahoma" w:cs="Tahoma"/>
                <w:sz w:val="18"/>
                <w:szCs w:val="18"/>
                <w:lang w:eastAsia="en-US"/>
              </w:rPr>
              <w:t>1</w:t>
            </w:r>
            <w:r>
              <w:rPr>
                <w:rFonts w:ascii="Tahoma" w:hAnsi="Tahoma" w:cs="Tahoma"/>
                <w:sz w:val="18"/>
                <w:szCs w:val="18"/>
                <w:lang w:eastAsia="en-US"/>
              </w:rPr>
              <w:t>2</w:t>
            </w:r>
            <w:r w:rsidR="00425C70" w:rsidRPr="00C86C65">
              <w:rPr>
                <w:rFonts w:ascii="Tahoma" w:hAnsi="Tahoma" w:cs="Tahoma"/>
                <w:sz w:val="18"/>
                <w:szCs w:val="18"/>
                <w:lang w:eastAsia="en-US"/>
              </w:rPr>
              <w:t>.2023</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3C22F043"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c>
          <w:tcPr>
            <w:tcW w:w="1353" w:type="dxa"/>
            <w:vMerge w:val="restart"/>
            <w:tcBorders>
              <w:top w:val="single" w:sz="2" w:space="0" w:color="FF0000"/>
              <w:left w:val="single" w:sz="2" w:space="0" w:color="FF0000"/>
              <w:right w:val="single" w:sz="2" w:space="0" w:color="FF0000"/>
            </w:tcBorders>
            <w:shd w:val="clear" w:color="auto" w:fill="BFBFBF" w:themeFill="background1" w:themeFillShade="BF"/>
          </w:tcPr>
          <w:p w14:paraId="5B14F250"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r>
      <w:tr w:rsidR="00432CC7" w:rsidRPr="00EA2362" w14:paraId="4BC390AA" w14:textId="77777777" w:rsidTr="00F57769">
        <w:trPr>
          <w:trHeight w:val="432"/>
          <w:jc w:val="center"/>
        </w:trPr>
        <w:tc>
          <w:tcPr>
            <w:tcW w:w="5553" w:type="dxa"/>
            <w:shd w:val="clear" w:color="auto" w:fill="F2F2F2" w:themeFill="background1" w:themeFillShade="F2"/>
            <w:vAlign w:val="center"/>
          </w:tcPr>
          <w:p w14:paraId="5CD83474" w14:textId="01688B5D" w:rsidR="00432CC7" w:rsidRPr="004E2100" w:rsidRDefault="00432CC7" w:rsidP="00C86C65">
            <w:pPr>
              <w:tabs>
                <w:tab w:val="left" w:pos="-139"/>
              </w:tabs>
              <w:spacing w:line="276" w:lineRule="auto"/>
              <w:ind w:right="-140"/>
              <w:rPr>
                <w:rFonts w:ascii="Tahoma" w:hAnsi="Tahoma" w:cs="Tahoma"/>
                <w:sz w:val="18"/>
                <w:szCs w:val="18"/>
                <w:lang w:eastAsia="en-US"/>
              </w:rPr>
            </w:pPr>
            <w:r>
              <w:rPr>
                <w:rFonts w:ascii="Tahoma" w:hAnsi="Tahoma" w:cs="Tahoma"/>
                <w:sz w:val="18"/>
                <w:szCs w:val="18"/>
                <w:lang w:eastAsia="en-US"/>
              </w:rPr>
              <w:t xml:space="preserve">2. </w:t>
            </w:r>
            <w:r w:rsidR="00B5026F">
              <w:rPr>
                <w:rFonts w:ascii="Tahoma" w:hAnsi="Tahoma" w:cs="Tahoma"/>
                <w:sz w:val="18"/>
                <w:szCs w:val="18"/>
                <w:lang w:eastAsia="en-US"/>
              </w:rPr>
              <w:t>Submitting</w:t>
            </w:r>
            <w:r>
              <w:rPr>
                <w:rFonts w:ascii="Tahoma" w:hAnsi="Tahoma" w:cs="Tahoma"/>
                <w:sz w:val="18"/>
                <w:szCs w:val="18"/>
                <w:lang w:eastAsia="en-US"/>
              </w:rPr>
              <w:t xml:space="preserve"> </w:t>
            </w:r>
            <w:r w:rsidR="00B5026F">
              <w:rPr>
                <w:rFonts w:ascii="Tahoma" w:hAnsi="Tahoma" w:cs="Tahoma"/>
                <w:sz w:val="18"/>
                <w:szCs w:val="18"/>
                <w:lang w:eastAsia="en-US"/>
              </w:rPr>
              <w:t xml:space="preserve">key messages, video and visual </w:t>
            </w:r>
            <w:r>
              <w:rPr>
                <w:rFonts w:ascii="Tahoma" w:hAnsi="Tahoma" w:cs="Tahoma"/>
                <w:sz w:val="18"/>
                <w:szCs w:val="18"/>
                <w:lang w:eastAsia="en-US"/>
              </w:rPr>
              <w:t>materials</w:t>
            </w:r>
            <w:r w:rsidR="00B5026F">
              <w:rPr>
                <w:rFonts w:ascii="Tahoma" w:hAnsi="Tahoma" w:cs="Tahoma"/>
                <w:sz w:val="18"/>
                <w:szCs w:val="18"/>
                <w:lang w:eastAsia="en-US"/>
              </w:rPr>
              <w:t xml:space="preserve"> to </w:t>
            </w:r>
            <w:r w:rsidR="006C6A56">
              <w:rPr>
                <w:rFonts w:ascii="Tahoma" w:hAnsi="Tahoma" w:cs="Tahoma"/>
                <w:sz w:val="18"/>
                <w:szCs w:val="18"/>
                <w:lang w:eastAsia="en-US"/>
              </w:rPr>
              <w:t>Council of Europe Secretariat.</w:t>
            </w:r>
          </w:p>
        </w:tc>
        <w:tc>
          <w:tcPr>
            <w:tcW w:w="1366" w:type="dxa"/>
            <w:tcBorders>
              <w:right w:val="single" w:sz="2" w:space="0" w:color="FF0000"/>
            </w:tcBorders>
            <w:shd w:val="clear" w:color="auto" w:fill="F2F2F2" w:themeFill="background1" w:themeFillShade="F2"/>
            <w:vAlign w:val="center"/>
          </w:tcPr>
          <w:p w14:paraId="6D611EEE" w14:textId="7D7710B1" w:rsidR="00432CC7" w:rsidRPr="00C86C65" w:rsidRDefault="005E1F75" w:rsidP="00261462">
            <w:pPr>
              <w:tabs>
                <w:tab w:val="left" w:pos="-139"/>
              </w:tabs>
              <w:spacing w:line="276" w:lineRule="auto"/>
              <w:ind w:right="-140"/>
              <w:jc w:val="center"/>
              <w:rPr>
                <w:rFonts w:ascii="Tahoma" w:hAnsi="Tahoma" w:cs="Tahoma"/>
                <w:sz w:val="18"/>
                <w:szCs w:val="18"/>
                <w:lang w:eastAsia="en-US"/>
              </w:rPr>
            </w:pPr>
            <w:r>
              <w:rPr>
                <w:rFonts w:ascii="Tahoma" w:hAnsi="Tahoma" w:cs="Tahoma"/>
                <w:sz w:val="18"/>
                <w:szCs w:val="18"/>
                <w:lang w:eastAsia="en-US"/>
              </w:rPr>
              <w:t>05</w:t>
            </w:r>
            <w:r w:rsidR="00432CC7">
              <w:rPr>
                <w:rFonts w:ascii="Tahoma" w:hAnsi="Tahoma" w:cs="Tahoma"/>
                <w:sz w:val="18"/>
                <w:szCs w:val="18"/>
                <w:lang w:eastAsia="en-US"/>
              </w:rPr>
              <w:t>.</w:t>
            </w:r>
            <w:r>
              <w:rPr>
                <w:rFonts w:ascii="Tahoma" w:hAnsi="Tahoma" w:cs="Tahoma"/>
                <w:sz w:val="18"/>
                <w:szCs w:val="18"/>
                <w:lang w:eastAsia="en-US"/>
              </w:rPr>
              <w:t>01</w:t>
            </w:r>
            <w:r w:rsidR="00432CC7">
              <w:rPr>
                <w:rFonts w:ascii="Tahoma" w:hAnsi="Tahoma" w:cs="Tahoma"/>
                <w:sz w:val="18"/>
                <w:szCs w:val="18"/>
                <w:lang w:eastAsia="en-US"/>
              </w:rPr>
              <w:t>.202</w:t>
            </w:r>
            <w:r>
              <w:rPr>
                <w:rFonts w:ascii="Tahoma" w:hAnsi="Tahoma" w:cs="Tahoma"/>
                <w:sz w:val="18"/>
                <w:szCs w:val="18"/>
                <w:lang w:eastAsia="en-US"/>
              </w:rPr>
              <w:t>4</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41EC73AB" w14:textId="77777777" w:rsidR="00432CC7" w:rsidRPr="00EA2362" w:rsidRDefault="00432CC7" w:rsidP="00261462">
            <w:pPr>
              <w:tabs>
                <w:tab w:val="left" w:pos="-139"/>
              </w:tabs>
              <w:spacing w:line="276" w:lineRule="auto"/>
              <w:ind w:right="-140"/>
              <w:jc w:val="center"/>
              <w:rPr>
                <w:rFonts w:ascii="Tahoma" w:hAnsi="Tahoma" w:cs="Tahoma"/>
                <w:sz w:val="18"/>
                <w:szCs w:val="18"/>
                <w:highlight w:val="yellow"/>
                <w:lang w:eastAsia="en-US"/>
              </w:rPr>
            </w:pPr>
          </w:p>
        </w:tc>
        <w:tc>
          <w:tcPr>
            <w:tcW w:w="1353" w:type="dxa"/>
            <w:vMerge/>
            <w:tcBorders>
              <w:left w:val="single" w:sz="2" w:space="0" w:color="FF0000"/>
              <w:right w:val="single" w:sz="2" w:space="0" w:color="FF0000"/>
            </w:tcBorders>
            <w:shd w:val="clear" w:color="auto" w:fill="BFBFBF" w:themeFill="background1" w:themeFillShade="BF"/>
          </w:tcPr>
          <w:p w14:paraId="271E2D7B" w14:textId="77777777" w:rsidR="00432CC7" w:rsidRPr="00EA2362" w:rsidRDefault="00432CC7" w:rsidP="00261462">
            <w:pPr>
              <w:tabs>
                <w:tab w:val="left" w:pos="-139"/>
              </w:tabs>
              <w:spacing w:line="276" w:lineRule="auto"/>
              <w:ind w:right="-140"/>
              <w:jc w:val="center"/>
              <w:rPr>
                <w:rFonts w:ascii="Tahoma" w:hAnsi="Tahoma" w:cs="Tahoma"/>
                <w:sz w:val="18"/>
                <w:szCs w:val="18"/>
                <w:highlight w:val="yellow"/>
                <w:lang w:eastAsia="en-US"/>
              </w:rPr>
            </w:pPr>
          </w:p>
        </w:tc>
      </w:tr>
      <w:tr w:rsidR="00425C70" w:rsidRPr="00EA2362" w14:paraId="3DA9B33C" w14:textId="4DA0E0AC" w:rsidTr="00F57769">
        <w:trPr>
          <w:trHeight w:val="432"/>
          <w:jc w:val="center"/>
        </w:trPr>
        <w:tc>
          <w:tcPr>
            <w:tcW w:w="5553" w:type="dxa"/>
            <w:shd w:val="clear" w:color="auto" w:fill="F2F2F2" w:themeFill="background1" w:themeFillShade="F2"/>
            <w:vAlign w:val="center"/>
          </w:tcPr>
          <w:p w14:paraId="7D39B5B6" w14:textId="0CA12455" w:rsidR="00425C70" w:rsidRPr="00EA2362" w:rsidRDefault="00943429" w:rsidP="00C86C65">
            <w:pPr>
              <w:tabs>
                <w:tab w:val="left" w:pos="-139"/>
              </w:tabs>
              <w:spacing w:line="276" w:lineRule="auto"/>
              <w:ind w:right="-140"/>
              <w:rPr>
                <w:rFonts w:ascii="Tahoma" w:hAnsi="Tahoma" w:cs="Tahoma"/>
                <w:sz w:val="18"/>
                <w:szCs w:val="18"/>
                <w:highlight w:val="yellow"/>
                <w:lang w:eastAsia="en-US"/>
              </w:rPr>
            </w:pPr>
            <w:r>
              <w:rPr>
                <w:rFonts w:ascii="Tahoma" w:hAnsi="Tahoma" w:cs="Tahoma"/>
                <w:sz w:val="18"/>
                <w:szCs w:val="18"/>
                <w:lang w:eastAsia="en-US"/>
              </w:rPr>
              <w:t>3</w:t>
            </w:r>
            <w:r w:rsidR="00425C70" w:rsidRPr="004E2100">
              <w:rPr>
                <w:rFonts w:ascii="Tahoma" w:hAnsi="Tahoma" w:cs="Tahoma"/>
                <w:sz w:val="18"/>
                <w:szCs w:val="18"/>
                <w:lang w:eastAsia="en-US"/>
              </w:rPr>
              <w:t>.</w:t>
            </w:r>
            <w:r w:rsidR="000022BB">
              <w:rPr>
                <w:rFonts w:ascii="Tahoma" w:hAnsi="Tahoma" w:cs="Tahoma"/>
                <w:sz w:val="18"/>
                <w:szCs w:val="18"/>
                <w:lang w:eastAsia="en-US"/>
              </w:rPr>
              <w:t xml:space="preserve"> </w:t>
            </w:r>
            <w:r w:rsidR="00432CC7">
              <w:rPr>
                <w:rFonts w:ascii="Tahoma" w:hAnsi="Tahoma" w:cs="Tahoma"/>
                <w:sz w:val="18"/>
                <w:szCs w:val="18"/>
                <w:lang w:eastAsia="en-US"/>
              </w:rPr>
              <w:t>Implementation</w:t>
            </w:r>
            <w:r w:rsidR="00432CC7" w:rsidRPr="004E2100">
              <w:rPr>
                <w:rFonts w:ascii="Tahoma" w:hAnsi="Tahoma" w:cs="Tahoma"/>
                <w:sz w:val="18"/>
                <w:szCs w:val="18"/>
                <w:lang w:eastAsia="en-US"/>
              </w:rPr>
              <w:t xml:space="preserve"> </w:t>
            </w:r>
            <w:r w:rsidR="00425C70" w:rsidRPr="004E2100">
              <w:rPr>
                <w:rFonts w:ascii="Tahoma" w:hAnsi="Tahoma" w:cs="Tahoma"/>
                <w:sz w:val="18"/>
                <w:szCs w:val="18"/>
                <w:lang w:eastAsia="en-US"/>
              </w:rPr>
              <w:t>of the campaign activities</w:t>
            </w:r>
            <w:r w:rsidR="00924B2D">
              <w:rPr>
                <w:rFonts w:ascii="Tahoma" w:hAnsi="Tahoma" w:cs="Tahoma"/>
                <w:sz w:val="18"/>
                <w:szCs w:val="18"/>
                <w:lang w:eastAsia="en-US"/>
              </w:rPr>
              <w:t xml:space="preserve"> and materials</w:t>
            </w:r>
            <w:r w:rsidR="00425C70" w:rsidRPr="004E2100">
              <w:rPr>
                <w:rFonts w:ascii="Tahoma" w:hAnsi="Tahoma" w:cs="Tahoma"/>
                <w:sz w:val="18"/>
                <w:szCs w:val="18"/>
                <w:lang w:eastAsia="en-US"/>
              </w:rPr>
              <w:t xml:space="preserve"> throughout the project cycle in accordance with the strategy and methodology approved by</w:t>
            </w:r>
            <w:r w:rsidR="00425C70">
              <w:rPr>
                <w:rFonts w:ascii="Tahoma" w:hAnsi="Tahoma" w:cs="Tahoma"/>
                <w:sz w:val="18"/>
                <w:szCs w:val="18"/>
                <w:lang w:eastAsia="en-US"/>
              </w:rPr>
              <w:t xml:space="preserve"> </w:t>
            </w:r>
            <w:r w:rsidR="00425C70" w:rsidRPr="004E2100">
              <w:rPr>
                <w:rFonts w:ascii="Tahoma" w:hAnsi="Tahoma" w:cs="Tahoma"/>
                <w:sz w:val="18"/>
                <w:szCs w:val="18"/>
                <w:lang w:eastAsia="en-US"/>
              </w:rPr>
              <w:t xml:space="preserve">the </w:t>
            </w:r>
            <w:r w:rsidR="006C6A56">
              <w:rPr>
                <w:rFonts w:ascii="Tahoma" w:hAnsi="Tahoma" w:cs="Tahoma"/>
                <w:sz w:val="18"/>
                <w:szCs w:val="18"/>
                <w:lang w:eastAsia="en-US"/>
              </w:rPr>
              <w:t>Council of Europe Secretariat.</w:t>
            </w:r>
          </w:p>
        </w:tc>
        <w:tc>
          <w:tcPr>
            <w:tcW w:w="1366" w:type="dxa"/>
            <w:tcBorders>
              <w:right w:val="single" w:sz="2" w:space="0" w:color="FF0000"/>
            </w:tcBorders>
            <w:shd w:val="clear" w:color="auto" w:fill="F2F2F2" w:themeFill="background1" w:themeFillShade="F2"/>
            <w:vAlign w:val="center"/>
          </w:tcPr>
          <w:p w14:paraId="29FD109D" w14:textId="17D4E073" w:rsidR="00425C70" w:rsidRPr="00C86C65" w:rsidRDefault="005E1F75" w:rsidP="00261462">
            <w:pPr>
              <w:tabs>
                <w:tab w:val="left" w:pos="-139"/>
              </w:tabs>
              <w:spacing w:line="276" w:lineRule="auto"/>
              <w:ind w:right="-140"/>
              <w:jc w:val="center"/>
              <w:rPr>
                <w:rFonts w:ascii="Tahoma" w:hAnsi="Tahoma" w:cs="Tahoma"/>
                <w:sz w:val="18"/>
                <w:szCs w:val="18"/>
                <w:lang w:eastAsia="en-US"/>
              </w:rPr>
            </w:pPr>
            <w:r>
              <w:rPr>
                <w:rFonts w:ascii="Tahoma" w:hAnsi="Tahoma" w:cs="Tahoma"/>
                <w:sz w:val="18"/>
                <w:szCs w:val="18"/>
                <w:lang w:eastAsia="en-US"/>
              </w:rPr>
              <w:t>31</w:t>
            </w:r>
            <w:r w:rsidR="00425C70" w:rsidRPr="00C86C65">
              <w:rPr>
                <w:rFonts w:ascii="Tahoma" w:hAnsi="Tahoma" w:cs="Tahoma"/>
                <w:sz w:val="18"/>
                <w:szCs w:val="18"/>
                <w:lang w:eastAsia="en-US"/>
              </w:rPr>
              <w:t>.</w:t>
            </w:r>
            <w:r w:rsidR="00943429">
              <w:rPr>
                <w:rFonts w:ascii="Tahoma" w:hAnsi="Tahoma" w:cs="Tahoma"/>
                <w:sz w:val="18"/>
                <w:szCs w:val="18"/>
                <w:lang w:eastAsia="en-US"/>
              </w:rPr>
              <w:t>0</w:t>
            </w:r>
            <w:r>
              <w:rPr>
                <w:rFonts w:ascii="Tahoma" w:hAnsi="Tahoma" w:cs="Tahoma"/>
                <w:sz w:val="18"/>
                <w:szCs w:val="18"/>
                <w:lang w:eastAsia="en-US"/>
              </w:rPr>
              <w:t>5</w:t>
            </w:r>
            <w:r w:rsidR="00425C70" w:rsidRPr="00C86C65">
              <w:rPr>
                <w:rFonts w:ascii="Tahoma" w:hAnsi="Tahoma" w:cs="Tahoma"/>
                <w:sz w:val="18"/>
                <w:szCs w:val="18"/>
                <w:lang w:eastAsia="en-US"/>
              </w:rPr>
              <w:t>.202</w:t>
            </w:r>
            <w:r w:rsidR="00943429">
              <w:rPr>
                <w:rFonts w:ascii="Tahoma" w:hAnsi="Tahoma" w:cs="Tahoma"/>
                <w:sz w:val="18"/>
                <w:szCs w:val="18"/>
                <w:lang w:eastAsia="en-US"/>
              </w:rPr>
              <w:t>4</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6C73167F"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c>
          <w:tcPr>
            <w:tcW w:w="1353" w:type="dxa"/>
            <w:vMerge/>
            <w:tcBorders>
              <w:left w:val="single" w:sz="2" w:space="0" w:color="FF0000"/>
              <w:right w:val="single" w:sz="2" w:space="0" w:color="FF0000"/>
            </w:tcBorders>
            <w:shd w:val="clear" w:color="auto" w:fill="BFBFBF" w:themeFill="background1" w:themeFillShade="BF"/>
          </w:tcPr>
          <w:p w14:paraId="2FD7F8C2"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r>
      <w:tr w:rsidR="00425C70" w:rsidRPr="00EA2362" w14:paraId="5491A5A2" w14:textId="60F370BD" w:rsidTr="00F57769">
        <w:trPr>
          <w:trHeight w:val="432"/>
          <w:jc w:val="center"/>
        </w:trPr>
        <w:tc>
          <w:tcPr>
            <w:tcW w:w="5553" w:type="dxa"/>
            <w:shd w:val="clear" w:color="auto" w:fill="F2F2F2" w:themeFill="background1" w:themeFillShade="F2"/>
            <w:vAlign w:val="center"/>
          </w:tcPr>
          <w:p w14:paraId="71DD8877" w14:textId="6027726E" w:rsidR="00425C70" w:rsidRPr="00EA2362" w:rsidRDefault="00943429" w:rsidP="00F01076">
            <w:pPr>
              <w:tabs>
                <w:tab w:val="left" w:pos="-139"/>
              </w:tabs>
              <w:spacing w:line="276" w:lineRule="auto"/>
              <w:ind w:right="-140"/>
              <w:rPr>
                <w:rFonts w:ascii="Tahoma" w:hAnsi="Tahoma" w:cs="Tahoma"/>
                <w:sz w:val="18"/>
                <w:szCs w:val="18"/>
                <w:highlight w:val="yellow"/>
                <w:lang w:eastAsia="en-US"/>
              </w:rPr>
            </w:pPr>
            <w:r>
              <w:rPr>
                <w:rFonts w:ascii="Tahoma" w:hAnsi="Tahoma" w:cs="Tahoma"/>
                <w:sz w:val="18"/>
                <w:szCs w:val="18"/>
                <w:lang w:eastAsia="en-US"/>
              </w:rPr>
              <w:t xml:space="preserve">4. </w:t>
            </w:r>
            <w:r w:rsidR="00425C70" w:rsidRPr="00F01076">
              <w:rPr>
                <w:rFonts w:ascii="Tahoma" w:hAnsi="Tahoma" w:cs="Tahoma"/>
                <w:sz w:val="18"/>
                <w:szCs w:val="18"/>
                <w:lang w:eastAsia="en-US"/>
              </w:rPr>
              <w:t>Submission of a final report on the implementation of the campaign</w:t>
            </w:r>
            <w:r w:rsidR="00425C70">
              <w:rPr>
                <w:rFonts w:ascii="Tahoma" w:hAnsi="Tahoma" w:cs="Tahoma"/>
                <w:sz w:val="18"/>
                <w:szCs w:val="18"/>
                <w:lang w:eastAsia="en-US"/>
              </w:rPr>
              <w:t xml:space="preserve">, including </w:t>
            </w:r>
            <w:r w:rsidR="006C6A56">
              <w:rPr>
                <w:rFonts w:ascii="Tahoma" w:hAnsi="Tahoma" w:cs="Tahoma"/>
                <w:sz w:val="18"/>
                <w:szCs w:val="18"/>
                <w:lang w:eastAsia="en-US"/>
              </w:rPr>
              <w:t xml:space="preserve">an </w:t>
            </w:r>
            <w:r w:rsidR="00425C70">
              <w:rPr>
                <w:rFonts w:ascii="Tahoma" w:hAnsi="Tahoma" w:cs="Tahoma"/>
                <w:sz w:val="18"/>
                <w:szCs w:val="18"/>
                <w:lang w:eastAsia="en-US"/>
              </w:rPr>
              <w:t>overview of the outreach and effectiveness of the of the activities and r</w:t>
            </w:r>
            <w:r w:rsidR="00425C70" w:rsidRPr="00F01076">
              <w:rPr>
                <w:rFonts w:ascii="Tahoma" w:hAnsi="Tahoma" w:cs="Tahoma"/>
                <w:sz w:val="18"/>
                <w:szCs w:val="18"/>
                <w:lang w:eastAsia="en-US"/>
              </w:rPr>
              <w:t>ecommendations for the future</w:t>
            </w:r>
            <w:r w:rsidR="00425C70">
              <w:rPr>
                <w:rFonts w:ascii="Tahoma" w:hAnsi="Tahoma" w:cs="Tahoma"/>
                <w:sz w:val="18"/>
                <w:szCs w:val="18"/>
                <w:lang w:eastAsia="en-US"/>
              </w:rPr>
              <w:t xml:space="preserve"> campaign</w:t>
            </w:r>
            <w:r w:rsidR="00425C70" w:rsidRPr="00F01076">
              <w:rPr>
                <w:rFonts w:ascii="Tahoma" w:hAnsi="Tahoma" w:cs="Tahoma"/>
                <w:sz w:val="18"/>
                <w:szCs w:val="18"/>
                <w:lang w:eastAsia="en-US"/>
              </w:rPr>
              <w:t>.</w:t>
            </w:r>
          </w:p>
        </w:tc>
        <w:tc>
          <w:tcPr>
            <w:tcW w:w="1366" w:type="dxa"/>
            <w:tcBorders>
              <w:right w:val="single" w:sz="2" w:space="0" w:color="FF0000"/>
            </w:tcBorders>
            <w:shd w:val="clear" w:color="auto" w:fill="F2F2F2" w:themeFill="background1" w:themeFillShade="F2"/>
            <w:vAlign w:val="center"/>
          </w:tcPr>
          <w:p w14:paraId="5AC921B5" w14:textId="60FEE3D3" w:rsidR="00425C70" w:rsidRPr="00C86C65" w:rsidRDefault="00425C70" w:rsidP="00261462">
            <w:pPr>
              <w:tabs>
                <w:tab w:val="left" w:pos="-139"/>
              </w:tabs>
              <w:spacing w:line="276" w:lineRule="auto"/>
              <w:ind w:right="-140"/>
              <w:jc w:val="center"/>
              <w:rPr>
                <w:rFonts w:ascii="Tahoma" w:hAnsi="Tahoma" w:cs="Tahoma"/>
                <w:sz w:val="18"/>
                <w:szCs w:val="18"/>
                <w:lang w:eastAsia="en-US"/>
              </w:rPr>
            </w:pPr>
            <w:r w:rsidRPr="00C86C65">
              <w:rPr>
                <w:rFonts w:ascii="Tahoma" w:hAnsi="Tahoma" w:cs="Tahoma"/>
                <w:sz w:val="18"/>
                <w:szCs w:val="18"/>
                <w:lang w:eastAsia="en-US"/>
              </w:rPr>
              <w:t>3</w:t>
            </w:r>
            <w:r w:rsidR="005E1F75">
              <w:rPr>
                <w:rFonts w:ascii="Tahoma" w:hAnsi="Tahoma" w:cs="Tahoma"/>
                <w:sz w:val="18"/>
                <w:szCs w:val="18"/>
                <w:lang w:eastAsia="en-US"/>
              </w:rPr>
              <w:t>0</w:t>
            </w:r>
            <w:r w:rsidRPr="00C86C65">
              <w:rPr>
                <w:rFonts w:ascii="Tahoma" w:hAnsi="Tahoma" w:cs="Tahoma"/>
                <w:sz w:val="18"/>
                <w:szCs w:val="18"/>
                <w:lang w:eastAsia="en-US"/>
              </w:rPr>
              <w:t>.</w:t>
            </w:r>
            <w:r w:rsidR="00943429">
              <w:rPr>
                <w:rFonts w:ascii="Tahoma" w:hAnsi="Tahoma" w:cs="Tahoma"/>
                <w:sz w:val="18"/>
                <w:szCs w:val="18"/>
                <w:lang w:eastAsia="en-US"/>
              </w:rPr>
              <w:t>0</w:t>
            </w:r>
            <w:r w:rsidR="005E1F75">
              <w:rPr>
                <w:rFonts w:ascii="Tahoma" w:hAnsi="Tahoma" w:cs="Tahoma"/>
                <w:sz w:val="18"/>
                <w:szCs w:val="18"/>
                <w:lang w:eastAsia="en-US"/>
              </w:rPr>
              <w:t>6</w:t>
            </w:r>
            <w:r w:rsidRPr="00C86C65">
              <w:rPr>
                <w:rFonts w:ascii="Tahoma" w:hAnsi="Tahoma" w:cs="Tahoma"/>
                <w:sz w:val="18"/>
                <w:szCs w:val="18"/>
                <w:lang w:eastAsia="en-US"/>
              </w:rPr>
              <w:t>.202</w:t>
            </w:r>
            <w:r w:rsidR="00943429">
              <w:rPr>
                <w:rFonts w:ascii="Tahoma" w:hAnsi="Tahoma" w:cs="Tahoma"/>
                <w:sz w:val="18"/>
                <w:szCs w:val="18"/>
                <w:lang w:eastAsia="en-US"/>
              </w:rPr>
              <w:t>4</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711F0CEB"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c>
          <w:tcPr>
            <w:tcW w:w="1353" w:type="dxa"/>
            <w:vMerge/>
            <w:tcBorders>
              <w:left w:val="single" w:sz="2" w:space="0" w:color="FF0000"/>
              <w:bottom w:val="single" w:sz="2" w:space="0" w:color="FF0000"/>
              <w:right w:val="single" w:sz="2" w:space="0" w:color="FF0000"/>
            </w:tcBorders>
            <w:shd w:val="clear" w:color="auto" w:fill="BFBFBF" w:themeFill="background1" w:themeFillShade="BF"/>
          </w:tcPr>
          <w:p w14:paraId="7638FF30"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r>
      <w:tr w:rsidR="00425C70" w:rsidRPr="00EA2362" w14:paraId="1564909A" w14:textId="03A2D04C" w:rsidTr="00425C70">
        <w:trPr>
          <w:trHeight w:val="432"/>
          <w:jc w:val="center"/>
        </w:trPr>
        <w:tc>
          <w:tcPr>
            <w:tcW w:w="6919" w:type="dxa"/>
            <w:gridSpan w:val="2"/>
            <w:tcBorders>
              <w:right w:val="single" w:sz="2" w:space="0" w:color="FF0000"/>
            </w:tcBorders>
            <w:shd w:val="clear" w:color="auto" w:fill="F2F2F2" w:themeFill="background1" w:themeFillShade="F2"/>
            <w:vAlign w:val="center"/>
          </w:tcPr>
          <w:p w14:paraId="6F353B92" w14:textId="70B453C1" w:rsidR="00425C70" w:rsidRPr="00EA2362" w:rsidRDefault="00425C70" w:rsidP="00E16839">
            <w:pPr>
              <w:tabs>
                <w:tab w:val="left" w:pos="-139"/>
              </w:tabs>
              <w:spacing w:line="276" w:lineRule="auto"/>
              <w:jc w:val="right"/>
              <w:rPr>
                <w:rFonts w:ascii="Tahoma" w:hAnsi="Tahoma" w:cs="Tahoma"/>
                <w:sz w:val="18"/>
                <w:szCs w:val="18"/>
                <w:lang w:eastAsia="en-US"/>
              </w:rPr>
            </w:pPr>
            <w:r w:rsidRPr="00EA2362">
              <w:rPr>
                <w:rFonts w:ascii="Tahoma" w:hAnsi="Tahoma" w:cs="Tahoma"/>
                <w:sz w:val="18"/>
                <w:szCs w:val="18"/>
                <w:lang w:eastAsia="en-US"/>
              </w:rPr>
              <w:t xml:space="preserve">TOTAL </w:t>
            </w:r>
            <w:r w:rsidRPr="00EA2362">
              <w:rPr>
                <w:sz w:val="16"/>
                <w:szCs w:val="16"/>
              </w:rPr>
              <w:t>►</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683B36C3" w14:textId="09290DEA" w:rsidR="00425C70" w:rsidRPr="00C86C65" w:rsidRDefault="00425C70" w:rsidP="00425C70">
            <w:pPr>
              <w:tabs>
                <w:tab w:val="left" w:pos="-139"/>
              </w:tabs>
              <w:spacing w:line="276" w:lineRule="auto"/>
              <w:ind w:right="-140"/>
              <w:rPr>
                <w:rFonts w:ascii="Tahoma" w:hAnsi="Tahoma" w:cs="Tahoma"/>
                <w:sz w:val="18"/>
                <w:szCs w:val="18"/>
                <w:lang w:eastAsia="en-US"/>
              </w:rPr>
            </w:pPr>
          </w:p>
        </w:tc>
        <w:tc>
          <w:tcPr>
            <w:tcW w:w="1353" w:type="dxa"/>
            <w:tcBorders>
              <w:top w:val="single" w:sz="2" w:space="0" w:color="FF0000"/>
              <w:left w:val="single" w:sz="2" w:space="0" w:color="FF0000"/>
              <w:bottom w:val="single" w:sz="2" w:space="0" w:color="FF0000"/>
              <w:right w:val="single" w:sz="2" w:space="0" w:color="FF0000"/>
            </w:tcBorders>
            <w:shd w:val="clear" w:color="auto" w:fill="FFFFFF" w:themeFill="background1"/>
          </w:tcPr>
          <w:p w14:paraId="181DB0D4" w14:textId="52A36FDF" w:rsidR="00425C70" w:rsidRPr="00C86C65" w:rsidRDefault="00425C70" w:rsidP="00261462">
            <w:pPr>
              <w:tabs>
                <w:tab w:val="left" w:pos="-139"/>
              </w:tabs>
              <w:spacing w:line="276" w:lineRule="auto"/>
              <w:ind w:right="-140"/>
              <w:jc w:val="center"/>
              <w:rPr>
                <w:rFonts w:ascii="Tahoma" w:hAnsi="Tahoma" w:cs="Tahoma"/>
                <w:sz w:val="18"/>
                <w:szCs w:val="18"/>
                <w:lang w:eastAsia="en-US"/>
              </w:rPr>
            </w:pPr>
            <w:r>
              <w:rPr>
                <w:rFonts w:ascii="Tahoma" w:hAnsi="Tahoma" w:cs="Tahoma"/>
                <w:sz w:val="18"/>
                <w:szCs w:val="18"/>
                <w:lang w:eastAsia="en-US"/>
              </w:rPr>
              <w:t>20.000</w:t>
            </w:r>
            <w:r w:rsidR="00F57769">
              <w:rPr>
                <w:rFonts w:ascii="Tahoma" w:hAnsi="Tahoma" w:cs="Tahoma"/>
                <w:sz w:val="18"/>
                <w:szCs w:val="18"/>
                <w:lang w:eastAsia="en-US"/>
              </w:rPr>
              <w:t xml:space="preserve"> EUR</w:t>
            </w:r>
          </w:p>
        </w:tc>
      </w:tr>
    </w:tbl>
    <w:p w14:paraId="728C28FE" w14:textId="77777777" w:rsidR="00261462" w:rsidRPr="00EA2362" w:rsidRDefault="00261462" w:rsidP="00261462">
      <w:pPr>
        <w:spacing w:line="276" w:lineRule="auto"/>
        <w:jc w:val="both"/>
        <w:rPr>
          <w:rFonts w:ascii="Tahoma" w:hAnsi="Tahoma" w:cs="Tahoma"/>
          <w:sz w:val="18"/>
          <w:szCs w:val="18"/>
          <w:lang w:eastAsia="en-US"/>
        </w:rPr>
      </w:pPr>
    </w:p>
    <w:p w14:paraId="07D1D094" w14:textId="6188D748" w:rsidR="00F54EF8" w:rsidRPr="00EA2362" w:rsidRDefault="003F2594" w:rsidP="009A6460">
      <w:pPr>
        <w:pBdr>
          <w:bottom w:val="single" w:sz="2" w:space="1" w:color="808080"/>
        </w:pBdr>
        <w:tabs>
          <w:tab w:val="left" w:pos="284"/>
        </w:tabs>
        <w:spacing w:after="120"/>
        <w:ind w:left="-142"/>
        <w:rPr>
          <w:rFonts w:ascii="Tahoma" w:hAnsi="Tahoma" w:cs="Tahoma"/>
          <w:b/>
          <w:lang w:eastAsia="en-US"/>
        </w:rPr>
      </w:pPr>
      <w:r w:rsidRPr="00EA2362">
        <w:rPr>
          <w:rFonts w:ascii="Tahoma" w:hAnsi="Tahoma" w:cs="Tahoma"/>
          <w:b/>
          <w:lang w:eastAsia="en-US"/>
        </w:rPr>
        <w:br w:type="page"/>
      </w:r>
      <w:r w:rsidR="00F54EF8" w:rsidRPr="00EA2362">
        <w:rPr>
          <w:rFonts w:ascii="Tahoma" w:hAnsi="Tahoma" w:cs="Tahoma"/>
          <w:b/>
          <w:lang w:eastAsia="en-US"/>
        </w:rPr>
        <w:lastRenderedPageBreak/>
        <w:t>B. Declaration of Agreement and Signature</w:t>
      </w:r>
    </w:p>
    <w:p w14:paraId="5E998783" w14:textId="77777777" w:rsidR="009A6460" w:rsidRPr="00EA2362" w:rsidRDefault="009A6460" w:rsidP="009A6460">
      <w:pPr>
        <w:tabs>
          <w:tab w:val="left" w:pos="284"/>
          <w:tab w:val="left" w:pos="426"/>
        </w:tabs>
        <w:ind w:left="-142"/>
        <w:jc w:val="both"/>
        <w:rPr>
          <w:rFonts w:ascii="Tahoma" w:hAnsi="Tahoma" w:cs="Tahoma"/>
          <w:sz w:val="20"/>
          <w:szCs w:val="20"/>
        </w:rPr>
      </w:pPr>
      <w:r w:rsidRPr="00EA2362">
        <w:rPr>
          <w:rFonts w:ascii="Tahoma" w:hAnsi="Tahoma" w:cs="Tahoma"/>
          <w:sz w:val="20"/>
          <w:szCs w:val="20"/>
        </w:rPr>
        <w:t>I, the undersigned, acting on my own behalf or as a representative of the Provider indicated below, hereby:</w:t>
      </w:r>
    </w:p>
    <w:p w14:paraId="42F09D22" w14:textId="43E24588"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Declare having the authority to represent the Provider;</w:t>
      </w:r>
    </w:p>
    <w:p w14:paraId="23C8F473" w14:textId="6468EE50"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Declare that the information provided to the Council under this procedure is complete, correct and truthful.</w:t>
      </w:r>
    </w:p>
    <w:p w14:paraId="6F56A41C" w14:textId="6F361FE3"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Acknowledge, in signing this document, that I have been notified that if any of the statements made or information provided prove to be false, the Council reserves the right to exclude the tender concerned from the procedure or to terminate any existing contractual relations related to the latter;</w:t>
      </w:r>
    </w:p>
    <w:p w14:paraId="69E2B92F" w14:textId="47FC4FD2"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Express consent to any audit or verification that the Council may initiate by any means on the information provided under this procedure;</w:t>
      </w:r>
    </w:p>
    <w:p w14:paraId="20AFA534" w14:textId="37416BC8" w:rsidR="009A6460" w:rsidRPr="00A674BF" w:rsidRDefault="00A674BF" w:rsidP="00A674BF">
      <w:pPr>
        <w:numPr>
          <w:ilvl w:val="0"/>
          <w:numId w:val="2"/>
        </w:numPr>
        <w:tabs>
          <w:tab w:val="left" w:pos="0"/>
        </w:tabs>
        <w:ind w:left="0" w:hanging="142"/>
        <w:jc w:val="both"/>
        <w:rPr>
          <w:rFonts w:ascii="Tahoma" w:hAnsi="Tahoma" w:cs="Tahoma"/>
          <w:sz w:val="20"/>
          <w:szCs w:val="20"/>
          <w:lang w:val="en-US"/>
        </w:rPr>
      </w:pPr>
      <w:r w:rsidRPr="00905782">
        <w:rPr>
          <w:rFonts w:ascii="Tahoma" w:hAnsi="Tahoma" w:cs="Tahoma"/>
          <w:sz w:val="20"/>
          <w:szCs w:val="20"/>
        </w:rPr>
        <w:t>Declare that neither I, nor the Provider I represent, are in any of the situations listed in the exclusion criteria as reproduced in the Tender File;</w:t>
      </w:r>
    </w:p>
    <w:p w14:paraId="77869EB6" w14:textId="6ADC4131" w:rsidR="009A6460"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Declare that neither I, nor the Provider I represent, are in a situation of a conflict of interests or a potential conflict of interest in relation to this procedure. I have been notified and understand that a conflict of interests may arise, in particular, from economic interests, political or national affinities, emotional or family ties or any other type of shared relationship or interest;</w:t>
      </w:r>
    </w:p>
    <w:p w14:paraId="7730C755" w14:textId="77777777" w:rsidR="00C92B98" w:rsidRPr="00C92B98" w:rsidRDefault="00EF7F5D" w:rsidP="00EF7F5D">
      <w:pPr>
        <w:numPr>
          <w:ilvl w:val="0"/>
          <w:numId w:val="2"/>
        </w:numPr>
        <w:tabs>
          <w:tab w:val="left" w:pos="0"/>
        </w:tabs>
        <w:ind w:left="0" w:hanging="142"/>
        <w:jc w:val="both"/>
        <w:rPr>
          <w:rFonts w:ascii="Tahoma" w:hAnsi="Tahoma" w:cs="Tahoma"/>
          <w:sz w:val="20"/>
          <w:szCs w:val="20"/>
        </w:rPr>
      </w:pPr>
      <w:r>
        <w:rPr>
          <w:rFonts w:ascii="Tahoma" w:hAnsi="Tahoma" w:cs="Tahoma"/>
          <w:sz w:val="20"/>
          <w:szCs w:val="20"/>
        </w:rPr>
        <w:t>D</w:t>
      </w:r>
      <w:r w:rsidR="000F0280" w:rsidRPr="00C92B98">
        <w:rPr>
          <w:rFonts w:ascii="Tahoma" w:hAnsi="Tahoma" w:cs="Tahoma"/>
          <w:sz w:val="20"/>
          <w:szCs w:val="20"/>
        </w:rPr>
        <w:t>eclare that I am not a retired Council of Europe staff member or a Council of Europe staff member having benefitted from an early departure scheme;</w:t>
      </w:r>
    </w:p>
    <w:p w14:paraId="1EBDECC3" w14:textId="38D2A90E" w:rsidR="00EF7F5D" w:rsidRPr="00C86C65" w:rsidRDefault="00EF7F5D" w:rsidP="00EF7F5D">
      <w:pPr>
        <w:numPr>
          <w:ilvl w:val="0"/>
          <w:numId w:val="2"/>
        </w:numPr>
        <w:tabs>
          <w:tab w:val="left" w:pos="0"/>
        </w:tabs>
        <w:ind w:left="0" w:hanging="142"/>
        <w:jc w:val="both"/>
        <w:rPr>
          <w:rFonts w:ascii="Tahoma" w:hAnsi="Tahoma" w:cs="Tahoma"/>
          <w:sz w:val="20"/>
          <w:szCs w:val="20"/>
        </w:rPr>
      </w:pPr>
      <w:r w:rsidRPr="00C86C65">
        <w:rPr>
          <w:rFonts w:ascii="Tahoma" w:hAnsi="Tahoma" w:cs="Tahoma"/>
          <w:sz w:val="20"/>
          <w:szCs w:val="20"/>
          <w:lang w:val="en-US"/>
        </w:rPr>
        <w:t>[Declare that, in the previous three years, neither I, nor the Provider I represent, ha</w:t>
      </w:r>
      <w:r w:rsidR="00A674BF" w:rsidRPr="00C86C65">
        <w:rPr>
          <w:rFonts w:ascii="Tahoma" w:hAnsi="Tahoma" w:cs="Tahoma"/>
          <w:sz w:val="20"/>
          <w:szCs w:val="20"/>
          <w:lang w:val="en-US"/>
        </w:rPr>
        <w:t>ve</w:t>
      </w:r>
      <w:r w:rsidRPr="00C86C65">
        <w:rPr>
          <w:rFonts w:ascii="Tahoma" w:hAnsi="Tahoma" w:cs="Tahoma"/>
          <w:sz w:val="20"/>
          <w:szCs w:val="20"/>
          <w:lang w:val="en-US"/>
        </w:rPr>
        <w:t xml:space="preserve"> failed to fulfil the contractual obligations in the performance of a contract concluded with the Council of Europe leading to a total or partial refusal of payment and/or termination of the contract by the Council of Europe;]</w:t>
      </w:r>
    </w:p>
    <w:p w14:paraId="7691415C" w14:textId="7B3C1D48"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Undertake to update the Council with significant information changes within a reasonable time. Significant information changes include, but are not limited to change of legal status, ownership, name and address, loss of licence of registration, filing bankruptcy, suspension or debarment by any national or local governmental agency or assimilated;</w:t>
      </w:r>
    </w:p>
    <w:p w14:paraId="3D8561AE" w14:textId="48EB3337" w:rsidR="009A6460"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 xml:space="preserve">Accept without any derogation all the terms of the Legal Conditions as reproduced in the present document and understand that its signature </w:t>
      </w:r>
      <w:r w:rsidRPr="00EA2362">
        <w:rPr>
          <w:rFonts w:ascii="Tahoma" w:hAnsi="Tahoma" w:cs="Tahoma"/>
          <w:b/>
          <w:sz w:val="20"/>
          <w:szCs w:val="20"/>
          <w:u w:val="single"/>
        </w:rPr>
        <w:t>shall constitute signature of the contract</w:t>
      </w:r>
      <w:r w:rsidRPr="00EA2362">
        <w:rPr>
          <w:rFonts w:ascii="Tahoma" w:hAnsi="Tahoma" w:cs="Tahoma"/>
          <w:sz w:val="20"/>
          <w:szCs w:val="20"/>
        </w:rPr>
        <w:t xml:space="preserve"> with the Council subject to the selection of the tender by the Council and the signature of this Act by a representative of the Council.</w:t>
      </w:r>
    </w:p>
    <w:p w14:paraId="0218A125" w14:textId="77777777" w:rsidR="00374142" w:rsidRPr="00EA2362" w:rsidRDefault="00374142" w:rsidP="00374142">
      <w:pPr>
        <w:tabs>
          <w:tab w:val="left" w:pos="0"/>
        </w:tabs>
        <w:jc w:val="both"/>
        <w:rPr>
          <w:rFonts w:ascii="Tahoma" w:hAnsi="Tahoma" w:cs="Tahoma"/>
          <w:sz w:val="20"/>
          <w:szCs w:val="20"/>
        </w:rPr>
      </w:pPr>
    </w:p>
    <w:p w14:paraId="41012268" w14:textId="77777777" w:rsidR="009A6460" w:rsidRPr="00EA2362" w:rsidRDefault="009A6460" w:rsidP="009A6460">
      <w:pPr>
        <w:tabs>
          <w:tab w:val="left" w:pos="284"/>
        </w:tabs>
        <w:ind w:left="284"/>
        <w:jc w:val="both"/>
        <w:rPr>
          <w:rFonts w:ascii="Tahoma" w:hAnsi="Tahoma" w:cs="Tahoma"/>
          <w:sz w:val="10"/>
          <w:szCs w:val="10"/>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4" w:space="0" w:color="auto"/>
        </w:tblBorders>
        <w:tblLayout w:type="fixed"/>
        <w:tblLook w:val="04A0" w:firstRow="1" w:lastRow="0" w:firstColumn="1" w:lastColumn="0" w:noHBand="0" w:noVBand="1"/>
      </w:tblPr>
      <w:tblGrid>
        <w:gridCol w:w="438"/>
        <w:gridCol w:w="1644"/>
        <w:gridCol w:w="3260"/>
        <w:gridCol w:w="284"/>
        <w:gridCol w:w="1553"/>
        <w:gridCol w:w="3362"/>
      </w:tblGrid>
      <w:tr w:rsidR="009A6460" w:rsidRPr="00EA2362" w14:paraId="203F2B6F" w14:textId="77777777" w:rsidTr="00FC7772">
        <w:trPr>
          <w:trHeight w:val="296"/>
          <w:jc w:val="center"/>
        </w:trPr>
        <w:tc>
          <w:tcPr>
            <w:tcW w:w="10541" w:type="dxa"/>
            <w:gridSpan w:val="6"/>
            <w:tcBorders>
              <w:top w:val="single" w:sz="2" w:space="0" w:color="FF0000"/>
              <w:left w:val="single" w:sz="2" w:space="0" w:color="FF0000"/>
              <w:bottom w:val="single" w:sz="2" w:space="0" w:color="FF0000"/>
              <w:right w:val="single" w:sz="2" w:space="0" w:color="FF0000"/>
            </w:tcBorders>
            <w:shd w:val="clear" w:color="auto" w:fill="auto"/>
            <w:vAlign w:val="center"/>
          </w:tcPr>
          <w:p w14:paraId="48026DE8" w14:textId="2CF6AB94" w:rsidR="009A6460" w:rsidRPr="00375BEA" w:rsidRDefault="00FF5621" w:rsidP="00374142">
            <w:pPr>
              <w:rPr>
                <w:rFonts w:ascii="Tahoma" w:hAnsi="Tahoma" w:cs="Tahoma"/>
                <w:b/>
                <w:sz w:val="20"/>
                <w:szCs w:val="20"/>
              </w:rPr>
            </w:pPr>
            <w:bookmarkStart w:id="0" w:name="_Hlk106960981"/>
            <w:r>
              <w:rPr>
                <w:rFonts w:ascii="Tahoma" w:hAnsi="Tahoma" w:cs="Tahoma"/>
                <w:color w:val="FF0000"/>
                <w:sz w:val="18"/>
                <w:szCs w:val="18"/>
              </w:rPr>
              <w:t>Fill in and s</w:t>
            </w:r>
            <w:r w:rsidRPr="006354EF">
              <w:rPr>
                <w:rFonts w:ascii="Tahoma" w:hAnsi="Tahoma" w:cs="Tahoma"/>
                <w:color w:val="FF0000"/>
                <w:sz w:val="18"/>
                <w:szCs w:val="18"/>
              </w:rPr>
              <w:t xml:space="preserve">ign </w:t>
            </w:r>
            <w:r>
              <w:rPr>
                <w:rFonts w:ascii="Tahoma" w:hAnsi="Tahoma" w:cs="Tahoma"/>
                <w:color w:val="FF0000"/>
                <w:sz w:val="18"/>
                <w:szCs w:val="18"/>
              </w:rPr>
              <w:t xml:space="preserve">this part and send a scanned copy of the document </w:t>
            </w:r>
            <w:r w:rsidRPr="006354EF">
              <w:rPr>
                <w:rFonts w:ascii="Tahoma" w:hAnsi="Tahoma" w:cs="Tahoma"/>
                <w:color w:val="FF0000"/>
                <w:sz w:val="18"/>
                <w:szCs w:val="18"/>
              </w:rPr>
              <w:t>to the Council, together with the other supporting documents</w:t>
            </w:r>
            <w:bookmarkEnd w:id="0"/>
            <w:r>
              <w:rPr>
                <w:rFonts w:ascii="Tahoma" w:hAnsi="Tahoma" w:cs="Tahoma"/>
                <w:color w:val="FF0000"/>
                <w:sz w:val="18"/>
                <w:szCs w:val="18"/>
              </w:rPr>
              <w:t xml:space="preserve"> (See Tender File Section F)</w:t>
            </w:r>
            <w:r w:rsidR="009A6460" w:rsidRPr="000F0280">
              <w:rPr>
                <w:rFonts w:ascii="Tahoma" w:hAnsi="Tahoma" w:cs="Tahoma"/>
                <w:color w:val="FF0000"/>
                <w:sz w:val="18"/>
                <w:szCs w:val="18"/>
              </w:rPr>
              <w:t>.</w:t>
            </w:r>
          </w:p>
        </w:tc>
      </w:tr>
      <w:tr w:rsidR="009A6460" w:rsidRPr="00EA2362" w14:paraId="5B613045" w14:textId="77777777" w:rsidTr="00FC7772">
        <w:trPr>
          <w:trHeight w:val="75"/>
          <w:jc w:val="center"/>
        </w:trPr>
        <w:tc>
          <w:tcPr>
            <w:tcW w:w="10541" w:type="dxa"/>
            <w:gridSpan w:val="6"/>
            <w:tcBorders>
              <w:top w:val="single" w:sz="2" w:space="0" w:color="FF0000"/>
              <w:left w:val="nil"/>
              <w:bottom w:val="nil"/>
              <w:right w:val="nil"/>
            </w:tcBorders>
            <w:shd w:val="clear" w:color="auto" w:fill="auto"/>
            <w:vAlign w:val="center"/>
          </w:tcPr>
          <w:p w14:paraId="3272061C" w14:textId="77777777" w:rsidR="009A6460" w:rsidRPr="00EA2362" w:rsidRDefault="009A6460" w:rsidP="00FC7772">
            <w:pPr>
              <w:jc w:val="center"/>
              <w:rPr>
                <w:rFonts w:ascii="Tahoma" w:hAnsi="Tahoma" w:cs="Tahoma"/>
                <w:color w:val="FF0000"/>
                <w:sz w:val="10"/>
                <w:szCs w:val="10"/>
              </w:rPr>
            </w:pPr>
          </w:p>
        </w:tc>
      </w:tr>
      <w:tr w:rsidR="009A6460" w:rsidRPr="00EA2362" w14:paraId="1E798E76" w14:textId="77777777" w:rsidTr="00FC7772">
        <w:trPr>
          <w:trHeight w:val="716"/>
          <w:jc w:val="center"/>
        </w:trPr>
        <w:tc>
          <w:tcPr>
            <w:tcW w:w="438" w:type="dxa"/>
            <w:tcBorders>
              <w:top w:val="nil"/>
              <w:left w:val="nil"/>
              <w:bottom w:val="single" w:sz="2" w:space="0" w:color="808080"/>
              <w:right w:val="single" w:sz="2" w:space="0" w:color="808080"/>
            </w:tcBorders>
            <w:shd w:val="clear" w:color="auto" w:fill="auto"/>
            <w:vAlign w:val="center"/>
          </w:tcPr>
          <w:p w14:paraId="3A85A793" w14:textId="237184AA" w:rsidR="009A6460" w:rsidRPr="00EA2362" w:rsidRDefault="009A6460" w:rsidP="00FC7772">
            <w:pPr>
              <w:jc w:val="center"/>
              <w:rPr>
                <w:rFonts w:ascii="Tahoma" w:hAnsi="Tahoma" w:cs="Tahoma"/>
                <w:b/>
                <w:sz w:val="20"/>
                <w:szCs w:val="20"/>
              </w:rPr>
            </w:pPr>
            <w:r w:rsidRPr="00EA2362">
              <w:rPr>
                <w:rFonts w:ascii="Tahoma" w:hAnsi="Tahoma" w:cs="Tahoma"/>
                <w:noProof/>
              </w:rPr>
              <mc:AlternateContent>
                <mc:Choice Requires="wps">
                  <w:drawing>
                    <wp:anchor distT="0" distB="0" distL="114300" distR="114300" simplePos="0" relativeHeight="251658242" behindDoc="0" locked="1" layoutInCell="0" allowOverlap="1" wp14:anchorId="24E99269" wp14:editId="4A9C8929">
                      <wp:simplePos x="0" y="0"/>
                      <wp:positionH relativeFrom="column">
                        <wp:posOffset>2764790</wp:posOffset>
                      </wp:positionH>
                      <wp:positionV relativeFrom="paragraph">
                        <wp:posOffset>-213360</wp:posOffset>
                      </wp:positionV>
                      <wp:extent cx="160655" cy="519430"/>
                      <wp:effectExtent l="19050" t="0" r="10795" b="33020"/>
                      <wp:wrapNone/>
                      <wp:docPr id="8" name="Up Arrow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160655" cy="519430"/>
                              </a:xfrm>
                              <a:prstGeom prst="upArrow">
                                <a:avLst>
                                  <a:gd name="adj1" fmla="val 50000"/>
                                  <a:gd name="adj2" fmla="val 59182"/>
                                </a:avLst>
                              </a:prstGeom>
                              <a:solidFill>
                                <a:srgbClr val="FFFFFF"/>
                              </a:solidFill>
                              <a:ln w="9525">
                                <a:solidFill>
                                  <a:srgbClr val="FF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06911" id="Up Arrow 8" o:spid="_x0000_s1026" type="#_x0000_t68" style="position:absolute;margin-left:217.7pt;margin-top:-16.8pt;width:12.65pt;height:40.9pt;rotation:18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" o:allowincell="f" adj="3954" strokecolor="red">
                      <o:lock v:ext="edit" aspectratio="t"/>
                      <v:textbox style="layout-flow:vertical-ideographic"/>
                      <w10:anchorlock/>
                    </v:shape>
                  </w:pict>
                </mc:Fallback>
              </mc:AlternateContent>
            </w:r>
          </w:p>
        </w:tc>
        <w:tc>
          <w:tcPr>
            <w:tcW w:w="4904" w:type="dxa"/>
            <w:gridSpan w:val="2"/>
            <w:tcBorders>
              <w:top w:val="single" w:sz="2" w:space="0" w:color="808080"/>
              <w:left w:val="single" w:sz="2" w:space="0" w:color="808080"/>
              <w:bottom w:val="single" w:sz="2" w:space="0" w:color="808080"/>
              <w:right w:val="single" w:sz="2" w:space="0" w:color="808080"/>
            </w:tcBorders>
            <w:shd w:val="clear" w:color="auto" w:fill="F2F2F2"/>
            <w:vAlign w:val="center"/>
          </w:tcPr>
          <w:p w14:paraId="6441DA55" w14:textId="77777777" w:rsidR="00375BEA" w:rsidRDefault="009A6460" w:rsidP="00FC7772">
            <w:pPr>
              <w:jc w:val="center"/>
              <w:rPr>
                <w:rFonts w:ascii="Tahoma" w:hAnsi="Tahoma" w:cs="Tahoma"/>
                <w:b/>
                <w:sz w:val="20"/>
                <w:szCs w:val="20"/>
              </w:rPr>
            </w:pPr>
            <w:r w:rsidRPr="00EA2362">
              <w:rPr>
                <w:rFonts w:ascii="Tahoma" w:hAnsi="Tahoma" w:cs="Tahoma"/>
                <w:b/>
                <w:sz w:val="20"/>
                <w:szCs w:val="20"/>
              </w:rPr>
              <w:t>For the Provider</w:t>
            </w:r>
          </w:p>
          <w:p w14:paraId="347A8A72" w14:textId="28FBF063" w:rsidR="009A6460" w:rsidRPr="00EA2362" w:rsidRDefault="009A6460" w:rsidP="00FC7772">
            <w:pPr>
              <w:jc w:val="center"/>
              <w:rPr>
                <w:rFonts w:ascii="Tahoma" w:hAnsi="Tahoma" w:cs="Tahoma"/>
                <w:b/>
                <w:sz w:val="20"/>
                <w:szCs w:val="20"/>
              </w:rPr>
            </w:pPr>
            <w:r w:rsidRPr="00EA2362">
              <w:rPr>
                <w:b/>
                <w:sz w:val="24"/>
                <w:szCs w:val="24"/>
              </w:rPr>
              <w:t>▼</w:t>
            </w:r>
          </w:p>
        </w:tc>
        <w:tc>
          <w:tcPr>
            <w:tcW w:w="284" w:type="dxa"/>
            <w:tcBorders>
              <w:top w:val="nil"/>
              <w:left w:val="single" w:sz="2" w:space="0" w:color="808080"/>
              <w:bottom w:val="nil"/>
              <w:right w:val="single" w:sz="2" w:space="0" w:color="808080"/>
            </w:tcBorders>
            <w:shd w:val="clear" w:color="auto" w:fill="auto"/>
            <w:vAlign w:val="center"/>
          </w:tcPr>
          <w:p w14:paraId="5C1DFB4C" w14:textId="77777777" w:rsidR="009A6460" w:rsidRPr="00EA2362" w:rsidRDefault="009A6460" w:rsidP="00FC7772">
            <w:pPr>
              <w:jc w:val="center"/>
              <w:rPr>
                <w:rFonts w:ascii="Tahoma" w:hAnsi="Tahoma" w:cs="Tahoma"/>
                <w:b/>
                <w:sz w:val="20"/>
                <w:szCs w:val="20"/>
              </w:rPr>
            </w:pPr>
          </w:p>
        </w:tc>
        <w:tc>
          <w:tcPr>
            <w:tcW w:w="4915" w:type="dxa"/>
            <w:gridSpan w:val="2"/>
            <w:tcBorders>
              <w:top w:val="single" w:sz="2" w:space="0" w:color="808080"/>
              <w:left w:val="single" w:sz="2" w:space="0" w:color="808080"/>
              <w:bottom w:val="single" w:sz="2" w:space="0" w:color="808080"/>
              <w:right w:val="single" w:sz="2" w:space="0" w:color="808080"/>
            </w:tcBorders>
            <w:shd w:val="clear" w:color="auto" w:fill="F2F2F2"/>
            <w:vAlign w:val="center"/>
          </w:tcPr>
          <w:p w14:paraId="053E822E" w14:textId="46F26EA9" w:rsidR="009A6460" w:rsidRPr="00EA2362" w:rsidRDefault="009A6460" w:rsidP="00FC7772">
            <w:pPr>
              <w:jc w:val="center"/>
              <w:rPr>
                <w:rFonts w:ascii="Tahoma" w:hAnsi="Tahoma" w:cs="Tahoma"/>
                <w:b/>
                <w:sz w:val="20"/>
                <w:szCs w:val="20"/>
              </w:rPr>
            </w:pPr>
            <w:r w:rsidRPr="00EA2362">
              <w:rPr>
                <w:rFonts w:ascii="Tahoma" w:hAnsi="Tahoma" w:cs="Tahoma"/>
                <w:b/>
                <w:sz w:val="20"/>
                <w:szCs w:val="20"/>
              </w:rPr>
              <w:t>For the Council of Europe</w:t>
            </w:r>
          </w:p>
          <w:p w14:paraId="4A14E3F2" w14:textId="5D8C1CCA" w:rsidR="009A6460" w:rsidRPr="00EA2362" w:rsidRDefault="009A6460" w:rsidP="00FC7772">
            <w:pPr>
              <w:jc w:val="center"/>
              <w:rPr>
                <w:rFonts w:ascii="Tahoma" w:hAnsi="Tahoma" w:cs="Tahoma"/>
                <w:sz w:val="20"/>
                <w:szCs w:val="20"/>
              </w:rPr>
            </w:pPr>
            <w:r w:rsidRPr="00EA2362">
              <w:rPr>
                <w:rFonts w:ascii="Tahoma" w:hAnsi="Tahoma" w:cs="Tahoma"/>
                <w:sz w:val="18"/>
                <w:szCs w:val="18"/>
              </w:rPr>
              <w:t>On behalf of the Secretary General of the Council of Europe</w:t>
            </w:r>
            <w:r w:rsidRPr="00EA2362">
              <w:rPr>
                <w:rFonts w:ascii="Tahoma" w:hAnsi="Tahoma" w:cs="Tahoma"/>
                <w:b/>
                <w:sz w:val="20"/>
                <w:szCs w:val="20"/>
              </w:rPr>
              <w:t xml:space="preserve"> </w:t>
            </w:r>
            <w:r w:rsidR="00375BEA" w:rsidRPr="00EA2362">
              <w:rPr>
                <w:b/>
                <w:sz w:val="24"/>
                <w:szCs w:val="24"/>
              </w:rPr>
              <w:t>▼</w:t>
            </w:r>
          </w:p>
        </w:tc>
      </w:tr>
      <w:tr w:rsidR="009A6460" w:rsidRPr="00EA2362" w14:paraId="75729C96" w14:textId="77777777" w:rsidTr="00FC7772">
        <w:trPr>
          <w:trHeight w:val="822"/>
          <w:jc w:val="center"/>
        </w:trPr>
        <w:tc>
          <w:tcPr>
            <w:tcW w:w="438" w:type="dxa"/>
            <w:vMerge w:val="restart"/>
            <w:tcBorders>
              <w:top w:val="single" w:sz="2" w:space="0" w:color="808080"/>
              <w:left w:val="single" w:sz="2" w:space="0" w:color="808080"/>
              <w:bottom w:val="single" w:sz="2" w:space="0" w:color="808080"/>
              <w:right w:val="single" w:sz="2" w:space="0" w:color="808080"/>
            </w:tcBorders>
            <w:shd w:val="clear" w:color="auto" w:fill="F2F2F2"/>
            <w:textDirection w:val="btLr"/>
            <w:vAlign w:val="center"/>
          </w:tcPr>
          <w:p w14:paraId="385B0CA6" w14:textId="77777777" w:rsidR="009A6460" w:rsidRPr="00EA2362" w:rsidRDefault="009A6460" w:rsidP="00FC7772">
            <w:pPr>
              <w:ind w:left="113" w:right="113"/>
              <w:jc w:val="center"/>
              <w:rPr>
                <w:rFonts w:ascii="Tahoma" w:hAnsi="Tahoma" w:cs="Tahoma"/>
                <w:sz w:val="18"/>
                <w:szCs w:val="18"/>
              </w:rPr>
            </w:pPr>
            <w:r w:rsidRPr="00EA2362">
              <w:rPr>
                <w:rFonts w:ascii="Tahoma" w:hAnsi="Tahoma" w:cs="Tahoma"/>
                <w:sz w:val="18"/>
                <w:szCs w:val="18"/>
              </w:rPr>
              <w:t>Signature</w:t>
            </w: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18011699"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 xml:space="preserve">Signatory (Name, Function and Entity) </w:t>
            </w: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7CCC9A55" w14:textId="77777777" w:rsidR="009A6460" w:rsidRPr="00EA2362" w:rsidRDefault="009A6460" w:rsidP="00FC7772">
            <w:pPr>
              <w:rPr>
                <w:rFonts w:ascii="Tahoma" w:hAnsi="Tahoma" w:cs="Tahoma"/>
                <w:sz w:val="16"/>
                <w:szCs w:val="16"/>
              </w:rPr>
            </w:pPr>
          </w:p>
        </w:tc>
        <w:tc>
          <w:tcPr>
            <w:tcW w:w="284" w:type="dxa"/>
            <w:tcBorders>
              <w:top w:val="nil"/>
              <w:left w:val="single" w:sz="2" w:space="0" w:color="FF0000"/>
              <w:bottom w:val="nil"/>
              <w:right w:val="single" w:sz="2" w:space="0" w:color="808080"/>
            </w:tcBorders>
            <w:shd w:val="clear" w:color="auto" w:fill="auto"/>
            <w:vAlign w:val="center"/>
          </w:tcPr>
          <w:p w14:paraId="5049BC45"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37C8739D" w14:textId="77777777" w:rsidR="009A6460" w:rsidRPr="00EA2362" w:rsidRDefault="009A6460" w:rsidP="00FC7772">
            <w:pPr>
              <w:ind w:left="-38"/>
              <w:jc w:val="right"/>
              <w:rPr>
                <w:rFonts w:ascii="Tahoma" w:hAnsi="Tahoma" w:cs="Tahoma"/>
                <w:sz w:val="16"/>
                <w:szCs w:val="16"/>
              </w:rPr>
            </w:pPr>
            <w:r w:rsidRPr="00EA2362">
              <w:rPr>
                <w:rFonts w:ascii="Tahoma" w:hAnsi="Tahoma" w:cs="Tahoma"/>
                <w:sz w:val="16"/>
                <w:szCs w:val="16"/>
              </w:rPr>
              <w:t xml:space="preserve">Signatory (Name, Function and Entity) </w:t>
            </w: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200831FE" w14:textId="160B4E61" w:rsidR="009A6460" w:rsidRPr="00EA2362" w:rsidRDefault="009A6460" w:rsidP="00FC7772">
            <w:pPr>
              <w:rPr>
                <w:rFonts w:ascii="Tahoma" w:hAnsi="Tahoma" w:cs="Tahoma"/>
                <w:sz w:val="20"/>
                <w:szCs w:val="20"/>
              </w:rPr>
            </w:pPr>
          </w:p>
        </w:tc>
      </w:tr>
      <w:tr w:rsidR="009A6460" w:rsidRPr="00EA2362" w14:paraId="38F470E6" w14:textId="77777777" w:rsidTr="00FC7772">
        <w:trPr>
          <w:trHeight w:val="475"/>
          <w:jc w:val="center"/>
        </w:trPr>
        <w:tc>
          <w:tcPr>
            <w:tcW w:w="438" w:type="dxa"/>
            <w:vMerge/>
            <w:tcBorders>
              <w:top w:val="single" w:sz="2" w:space="0" w:color="808080"/>
              <w:left w:val="single" w:sz="2" w:space="0" w:color="808080"/>
              <w:bottom w:val="single" w:sz="2" w:space="0" w:color="808080"/>
              <w:right w:val="single" w:sz="2" w:space="0" w:color="808080"/>
            </w:tcBorders>
            <w:shd w:val="clear" w:color="auto" w:fill="F2F2F2"/>
          </w:tcPr>
          <w:p w14:paraId="48EE12FD" w14:textId="77777777" w:rsidR="009A6460" w:rsidRPr="00EA2362" w:rsidRDefault="009A6460" w:rsidP="00FC7772">
            <w:pPr>
              <w:rPr>
                <w:rFonts w:ascii="Tahoma" w:hAnsi="Tahoma" w:cs="Tahoma"/>
                <w:sz w:val="20"/>
                <w:szCs w:val="20"/>
              </w:rPr>
            </w:pP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705B4E59"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 xml:space="preserve">Provider </w:t>
            </w: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79D98F62" w14:textId="77777777" w:rsidR="009A6460" w:rsidRPr="00EA2362" w:rsidRDefault="009A6460" w:rsidP="00FC7772">
            <w:pPr>
              <w:rPr>
                <w:rFonts w:ascii="Tahoma" w:hAnsi="Tahoma" w:cs="Tahoma"/>
                <w:sz w:val="16"/>
                <w:szCs w:val="16"/>
              </w:rPr>
            </w:pPr>
          </w:p>
        </w:tc>
        <w:tc>
          <w:tcPr>
            <w:tcW w:w="284" w:type="dxa"/>
            <w:tcBorders>
              <w:top w:val="nil"/>
              <w:left w:val="single" w:sz="2" w:space="0" w:color="FF0000"/>
              <w:bottom w:val="nil"/>
              <w:right w:val="single" w:sz="2" w:space="0" w:color="808080"/>
            </w:tcBorders>
            <w:shd w:val="clear" w:color="auto" w:fill="auto"/>
            <w:vAlign w:val="center"/>
          </w:tcPr>
          <w:p w14:paraId="2A5EA7C0"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0C56420D" w14:textId="77777777" w:rsidR="009A6460" w:rsidRPr="00EA2362" w:rsidRDefault="009A6460" w:rsidP="00FC7772">
            <w:pPr>
              <w:ind w:left="-38"/>
              <w:jc w:val="right"/>
              <w:rPr>
                <w:rFonts w:ascii="Tahoma" w:hAnsi="Tahoma" w:cs="Tahoma"/>
                <w:sz w:val="16"/>
                <w:szCs w:val="16"/>
              </w:rPr>
            </w:pPr>
            <w:r w:rsidRPr="00EA2362">
              <w:rPr>
                <w:rFonts w:ascii="Tahoma" w:hAnsi="Tahoma" w:cs="Tahoma"/>
                <w:sz w:val="16"/>
                <w:szCs w:val="16"/>
              </w:rPr>
              <w:t xml:space="preserve">% of advance payment accepted </w:t>
            </w: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6430A345" w14:textId="68191817" w:rsidR="009A6460" w:rsidRPr="00EA2362" w:rsidRDefault="004E2100" w:rsidP="00FC7772">
            <w:pPr>
              <w:rPr>
                <w:rFonts w:ascii="Tahoma" w:hAnsi="Tahoma" w:cs="Tahoma"/>
                <w:sz w:val="20"/>
                <w:szCs w:val="20"/>
              </w:rPr>
            </w:pPr>
            <w:r>
              <w:rPr>
                <w:rFonts w:ascii="Tahoma" w:hAnsi="Tahoma" w:cs="Tahoma"/>
                <w:sz w:val="20"/>
                <w:szCs w:val="20"/>
              </w:rPr>
              <w:t>0%</w:t>
            </w:r>
          </w:p>
        </w:tc>
      </w:tr>
      <w:tr w:rsidR="009A6460" w:rsidRPr="00EA2362" w14:paraId="2BACC41A" w14:textId="77777777" w:rsidTr="00FC7772">
        <w:trPr>
          <w:trHeight w:val="411"/>
          <w:jc w:val="center"/>
        </w:trPr>
        <w:tc>
          <w:tcPr>
            <w:tcW w:w="438" w:type="dxa"/>
            <w:vMerge/>
            <w:tcBorders>
              <w:top w:val="single" w:sz="2" w:space="0" w:color="808080"/>
              <w:left w:val="single" w:sz="2" w:space="0" w:color="808080"/>
              <w:bottom w:val="single" w:sz="2" w:space="0" w:color="808080"/>
              <w:right w:val="single" w:sz="2" w:space="0" w:color="808080"/>
            </w:tcBorders>
            <w:shd w:val="clear" w:color="auto" w:fill="F2F2F2"/>
          </w:tcPr>
          <w:p w14:paraId="149BF170" w14:textId="77777777" w:rsidR="009A6460" w:rsidRPr="00EA2362" w:rsidRDefault="009A6460" w:rsidP="00FC7772">
            <w:pPr>
              <w:rPr>
                <w:rFonts w:ascii="Tahoma" w:hAnsi="Tahoma" w:cs="Tahoma"/>
                <w:sz w:val="20"/>
                <w:szCs w:val="20"/>
              </w:rPr>
            </w:pP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3D8A0CE9"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 xml:space="preserve">Place of signature </w:t>
            </w: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741E1B76" w14:textId="77777777" w:rsidR="009A6460" w:rsidRPr="00EA2362" w:rsidRDefault="009A6460" w:rsidP="00FC7772">
            <w:pPr>
              <w:rPr>
                <w:rFonts w:ascii="Tahoma" w:hAnsi="Tahoma" w:cs="Tahoma"/>
                <w:sz w:val="16"/>
                <w:szCs w:val="16"/>
              </w:rPr>
            </w:pPr>
            <w:r w:rsidRPr="00EA2362">
              <w:rPr>
                <w:rFonts w:ascii="Tahoma" w:hAnsi="Tahoma" w:cs="Tahoma"/>
                <w:sz w:val="16"/>
                <w:szCs w:val="16"/>
              </w:rPr>
              <w:t>In</w:t>
            </w:r>
          </w:p>
        </w:tc>
        <w:tc>
          <w:tcPr>
            <w:tcW w:w="284" w:type="dxa"/>
            <w:tcBorders>
              <w:top w:val="nil"/>
              <w:left w:val="single" w:sz="2" w:space="0" w:color="FF0000"/>
              <w:bottom w:val="nil"/>
              <w:right w:val="single" w:sz="2" w:space="0" w:color="808080"/>
            </w:tcBorders>
            <w:shd w:val="clear" w:color="auto" w:fill="auto"/>
            <w:vAlign w:val="center"/>
          </w:tcPr>
          <w:p w14:paraId="42106F62"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0B8DE3A3" w14:textId="77777777" w:rsidR="009A6460" w:rsidRPr="00EA2362" w:rsidRDefault="009A6460" w:rsidP="00FC7772">
            <w:pPr>
              <w:ind w:left="-38"/>
              <w:jc w:val="right"/>
              <w:rPr>
                <w:rFonts w:ascii="Tahoma" w:hAnsi="Tahoma" w:cs="Tahoma"/>
                <w:sz w:val="16"/>
                <w:szCs w:val="16"/>
              </w:rPr>
            </w:pPr>
            <w:r w:rsidRPr="00EA2362">
              <w:rPr>
                <w:rFonts w:ascii="Tahoma" w:hAnsi="Tahoma" w:cs="Tahoma"/>
                <w:sz w:val="16"/>
                <w:szCs w:val="16"/>
              </w:rPr>
              <w:t xml:space="preserve">Place of signature </w:t>
            </w: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5D62A04E" w14:textId="424810FA" w:rsidR="009A6460" w:rsidRPr="00EA2362" w:rsidRDefault="009A6460" w:rsidP="00FC7772">
            <w:pPr>
              <w:rPr>
                <w:rFonts w:ascii="Tahoma" w:hAnsi="Tahoma" w:cs="Tahoma"/>
                <w:sz w:val="20"/>
                <w:szCs w:val="20"/>
              </w:rPr>
            </w:pPr>
            <w:r w:rsidRPr="00375BEA">
              <w:rPr>
                <w:rFonts w:ascii="Tahoma" w:hAnsi="Tahoma" w:cs="Tahoma"/>
                <w:sz w:val="16"/>
                <w:szCs w:val="16"/>
              </w:rPr>
              <w:t>In</w:t>
            </w:r>
            <w:r w:rsidR="004E2100">
              <w:rPr>
                <w:rFonts w:ascii="Tahoma" w:hAnsi="Tahoma" w:cs="Tahoma"/>
                <w:sz w:val="16"/>
                <w:szCs w:val="16"/>
              </w:rPr>
              <w:t xml:space="preserve"> Chisinau</w:t>
            </w:r>
          </w:p>
        </w:tc>
      </w:tr>
      <w:tr w:rsidR="009A6460" w:rsidRPr="00EA2362" w14:paraId="764DBD7D" w14:textId="77777777" w:rsidTr="00FC7772">
        <w:trPr>
          <w:trHeight w:val="431"/>
          <w:jc w:val="center"/>
        </w:trPr>
        <w:tc>
          <w:tcPr>
            <w:tcW w:w="438" w:type="dxa"/>
            <w:vMerge/>
            <w:tcBorders>
              <w:top w:val="single" w:sz="2" w:space="0" w:color="808080"/>
              <w:left w:val="single" w:sz="2" w:space="0" w:color="808080"/>
              <w:bottom w:val="single" w:sz="2" w:space="0" w:color="808080"/>
              <w:right w:val="single" w:sz="2" w:space="0" w:color="808080"/>
            </w:tcBorders>
            <w:shd w:val="clear" w:color="auto" w:fill="F2F2F2"/>
          </w:tcPr>
          <w:p w14:paraId="1DEBE546" w14:textId="77777777" w:rsidR="009A6460" w:rsidRPr="00EA2362" w:rsidRDefault="009A6460" w:rsidP="00FC7772">
            <w:pPr>
              <w:rPr>
                <w:rFonts w:ascii="Tahoma" w:hAnsi="Tahoma" w:cs="Tahoma"/>
                <w:sz w:val="20"/>
                <w:szCs w:val="20"/>
              </w:rPr>
            </w:pP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7DC7815F"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 xml:space="preserve">Date of signature </w:t>
            </w: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69BB1CA2" w14:textId="77777777" w:rsidR="009A6460" w:rsidRPr="00EA2362" w:rsidRDefault="009A6460" w:rsidP="00FC7772">
            <w:pPr>
              <w:jc w:val="center"/>
              <w:rPr>
                <w:rFonts w:ascii="Tahoma" w:hAnsi="Tahoma" w:cs="Tahoma"/>
                <w:sz w:val="16"/>
                <w:szCs w:val="16"/>
              </w:rPr>
            </w:pPr>
            <w:r w:rsidRPr="00286A46">
              <w:rPr>
                <w:rFonts w:ascii="Tahoma" w:hAnsi="Tahoma" w:cs="Tahoma"/>
                <w:sz w:val="16"/>
                <w:szCs w:val="16"/>
              </w:rPr>
              <w:t>___ / ___ / ______</w:t>
            </w:r>
          </w:p>
        </w:tc>
        <w:tc>
          <w:tcPr>
            <w:tcW w:w="284" w:type="dxa"/>
            <w:tcBorders>
              <w:top w:val="nil"/>
              <w:left w:val="single" w:sz="2" w:space="0" w:color="FF0000"/>
              <w:bottom w:val="nil"/>
              <w:right w:val="single" w:sz="2" w:space="0" w:color="808080"/>
            </w:tcBorders>
            <w:shd w:val="clear" w:color="auto" w:fill="auto"/>
            <w:vAlign w:val="center"/>
          </w:tcPr>
          <w:p w14:paraId="4A466E1C"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0AFAFA4C" w14:textId="77777777" w:rsidR="009A6460" w:rsidRPr="00EA2362" w:rsidRDefault="009A6460" w:rsidP="00FC7772">
            <w:pPr>
              <w:ind w:left="-38"/>
              <w:jc w:val="right"/>
              <w:rPr>
                <w:rFonts w:ascii="Tahoma" w:hAnsi="Tahoma" w:cs="Tahoma"/>
                <w:sz w:val="16"/>
                <w:szCs w:val="16"/>
              </w:rPr>
            </w:pPr>
            <w:r w:rsidRPr="00EA2362">
              <w:rPr>
                <w:rFonts w:ascii="Tahoma" w:hAnsi="Tahoma" w:cs="Tahoma"/>
                <w:sz w:val="16"/>
                <w:szCs w:val="16"/>
              </w:rPr>
              <w:t xml:space="preserve">Date of signature </w:t>
            </w: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5960EC15" w14:textId="79063B10" w:rsidR="009A6460" w:rsidRPr="00EA2362" w:rsidRDefault="009A6460" w:rsidP="00FC7772">
            <w:pPr>
              <w:jc w:val="center"/>
              <w:rPr>
                <w:rFonts w:ascii="Tahoma" w:hAnsi="Tahoma" w:cs="Tahoma"/>
                <w:sz w:val="20"/>
                <w:szCs w:val="20"/>
              </w:rPr>
            </w:pPr>
            <w:r w:rsidRPr="00286A46">
              <w:rPr>
                <w:rFonts w:ascii="Tahoma" w:hAnsi="Tahoma" w:cs="Tahoma"/>
                <w:sz w:val="20"/>
                <w:szCs w:val="20"/>
              </w:rPr>
              <w:t xml:space="preserve">___ / ___ / </w:t>
            </w:r>
            <w:r w:rsidR="004E2100">
              <w:rPr>
                <w:rFonts w:ascii="Tahoma" w:hAnsi="Tahoma" w:cs="Tahoma"/>
                <w:sz w:val="20"/>
                <w:szCs w:val="20"/>
              </w:rPr>
              <w:t>2023</w:t>
            </w:r>
          </w:p>
        </w:tc>
      </w:tr>
      <w:tr w:rsidR="009A6460" w:rsidRPr="00EA2362" w14:paraId="2CB3FE98" w14:textId="77777777" w:rsidTr="00FC7772">
        <w:trPr>
          <w:trHeight w:val="1415"/>
          <w:jc w:val="center"/>
        </w:trPr>
        <w:tc>
          <w:tcPr>
            <w:tcW w:w="438" w:type="dxa"/>
            <w:vMerge/>
            <w:tcBorders>
              <w:top w:val="single" w:sz="2" w:space="0" w:color="808080"/>
              <w:left w:val="single" w:sz="2" w:space="0" w:color="808080"/>
              <w:bottom w:val="single" w:sz="2" w:space="0" w:color="808080"/>
              <w:right w:val="single" w:sz="2" w:space="0" w:color="808080"/>
            </w:tcBorders>
            <w:shd w:val="clear" w:color="auto" w:fill="F2F2F2"/>
          </w:tcPr>
          <w:p w14:paraId="1F6B58C7" w14:textId="77777777" w:rsidR="009A6460" w:rsidRPr="00EA2362" w:rsidRDefault="009A6460" w:rsidP="00FC7772">
            <w:pPr>
              <w:rPr>
                <w:rFonts w:ascii="Tahoma" w:hAnsi="Tahoma" w:cs="Tahoma"/>
                <w:sz w:val="20"/>
                <w:szCs w:val="20"/>
              </w:rPr>
            </w:pP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74398136"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Signature</w:t>
            </w:r>
          </w:p>
          <w:p w14:paraId="5D1EFA4A" w14:textId="77777777" w:rsidR="009A6460" w:rsidRPr="00EA2362" w:rsidRDefault="009A6460" w:rsidP="00FC7772">
            <w:pPr>
              <w:ind w:left="-35"/>
              <w:jc w:val="right"/>
              <w:rPr>
                <w:rFonts w:ascii="Tahoma" w:hAnsi="Tahoma" w:cs="Tahoma"/>
                <w:sz w:val="16"/>
                <w:szCs w:val="16"/>
              </w:rPr>
            </w:pP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0874C486" w14:textId="77777777" w:rsidR="009A6460" w:rsidRPr="00EA2362" w:rsidRDefault="009A6460" w:rsidP="00FC7772">
            <w:pPr>
              <w:rPr>
                <w:rFonts w:ascii="Tahoma" w:hAnsi="Tahoma" w:cs="Tahoma"/>
                <w:sz w:val="16"/>
                <w:szCs w:val="16"/>
              </w:rPr>
            </w:pPr>
          </w:p>
        </w:tc>
        <w:tc>
          <w:tcPr>
            <w:tcW w:w="284" w:type="dxa"/>
            <w:tcBorders>
              <w:top w:val="nil"/>
              <w:left w:val="single" w:sz="2" w:space="0" w:color="FF0000"/>
              <w:bottom w:val="nil"/>
              <w:right w:val="single" w:sz="2" w:space="0" w:color="808080"/>
            </w:tcBorders>
            <w:shd w:val="clear" w:color="auto" w:fill="auto"/>
            <w:vAlign w:val="center"/>
          </w:tcPr>
          <w:p w14:paraId="02A401C7"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225697DF" w14:textId="77777777" w:rsidR="00375BEA" w:rsidRDefault="009A6460" w:rsidP="00FC7772">
            <w:pPr>
              <w:ind w:left="-38"/>
              <w:jc w:val="right"/>
              <w:rPr>
                <w:rFonts w:ascii="Tahoma" w:hAnsi="Tahoma" w:cs="Tahoma"/>
                <w:sz w:val="16"/>
                <w:szCs w:val="16"/>
              </w:rPr>
            </w:pPr>
            <w:r w:rsidRPr="00EA2362">
              <w:rPr>
                <w:rFonts w:ascii="Tahoma" w:hAnsi="Tahoma" w:cs="Tahoma"/>
                <w:sz w:val="16"/>
                <w:szCs w:val="16"/>
              </w:rPr>
              <w:t>Signature</w:t>
            </w:r>
          </w:p>
          <w:p w14:paraId="68E4F280" w14:textId="7246D497" w:rsidR="009A6460" w:rsidRPr="00EA2362" w:rsidRDefault="009A6460" w:rsidP="00FC7772">
            <w:pPr>
              <w:ind w:left="-38"/>
              <w:jc w:val="right"/>
              <w:rPr>
                <w:rFonts w:ascii="Tahoma" w:hAnsi="Tahoma" w:cs="Tahoma"/>
                <w:sz w:val="16"/>
                <w:szCs w:val="16"/>
              </w:rPr>
            </w:pP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32381615" w14:textId="77777777" w:rsidR="009A6460" w:rsidRPr="00EA2362" w:rsidRDefault="009A6460" w:rsidP="00FC7772">
            <w:pPr>
              <w:rPr>
                <w:rFonts w:ascii="Tahoma" w:hAnsi="Tahoma" w:cs="Tahoma"/>
                <w:sz w:val="20"/>
                <w:szCs w:val="20"/>
              </w:rPr>
            </w:pPr>
          </w:p>
        </w:tc>
      </w:tr>
      <w:tr w:rsidR="009A6460" w:rsidRPr="00EA2362" w14:paraId="69D72218" w14:textId="77777777" w:rsidTr="00FC7772">
        <w:trPr>
          <w:trHeight w:val="309"/>
          <w:jc w:val="center"/>
        </w:trPr>
        <w:tc>
          <w:tcPr>
            <w:tcW w:w="438" w:type="dxa"/>
            <w:tcBorders>
              <w:top w:val="single" w:sz="2" w:space="0" w:color="808080"/>
              <w:left w:val="nil"/>
              <w:bottom w:val="nil"/>
              <w:right w:val="nil"/>
            </w:tcBorders>
            <w:shd w:val="clear" w:color="auto" w:fill="auto"/>
          </w:tcPr>
          <w:p w14:paraId="103AD454" w14:textId="77777777" w:rsidR="009A6460" w:rsidRPr="00EA2362" w:rsidRDefault="009A6460" w:rsidP="00FC7772">
            <w:pPr>
              <w:rPr>
                <w:rFonts w:ascii="Tahoma" w:hAnsi="Tahoma" w:cs="Tahoma"/>
                <w:sz w:val="20"/>
                <w:szCs w:val="20"/>
              </w:rPr>
            </w:pPr>
          </w:p>
        </w:tc>
        <w:tc>
          <w:tcPr>
            <w:tcW w:w="1644" w:type="dxa"/>
            <w:tcBorders>
              <w:top w:val="single" w:sz="2" w:space="0" w:color="808080"/>
              <w:left w:val="nil"/>
              <w:bottom w:val="nil"/>
              <w:right w:val="nil"/>
            </w:tcBorders>
            <w:shd w:val="clear" w:color="auto" w:fill="auto"/>
            <w:vAlign w:val="center"/>
          </w:tcPr>
          <w:p w14:paraId="3BF05C74" w14:textId="77777777" w:rsidR="009A6460" w:rsidRPr="00EA2362" w:rsidRDefault="009A6460" w:rsidP="00FC7772">
            <w:pPr>
              <w:ind w:left="-35"/>
              <w:jc w:val="right"/>
              <w:rPr>
                <w:rFonts w:ascii="Tahoma" w:hAnsi="Tahoma" w:cs="Tahoma"/>
                <w:sz w:val="18"/>
                <w:szCs w:val="18"/>
              </w:rPr>
            </w:pPr>
          </w:p>
        </w:tc>
        <w:tc>
          <w:tcPr>
            <w:tcW w:w="3260" w:type="dxa"/>
            <w:tcBorders>
              <w:top w:val="single" w:sz="2" w:space="0" w:color="FF0000"/>
              <w:left w:val="nil"/>
              <w:bottom w:val="nil"/>
              <w:right w:val="nil"/>
            </w:tcBorders>
            <w:shd w:val="clear" w:color="auto" w:fill="auto"/>
            <w:vAlign w:val="center"/>
          </w:tcPr>
          <w:p w14:paraId="0F17A1FD" w14:textId="77777777" w:rsidR="009A6460" w:rsidRPr="00EA2362" w:rsidRDefault="009A6460" w:rsidP="00FC7772">
            <w:pPr>
              <w:rPr>
                <w:rFonts w:ascii="Tahoma" w:hAnsi="Tahoma" w:cs="Tahoma"/>
                <w:sz w:val="20"/>
                <w:szCs w:val="20"/>
              </w:rPr>
            </w:pPr>
          </w:p>
        </w:tc>
        <w:tc>
          <w:tcPr>
            <w:tcW w:w="284" w:type="dxa"/>
            <w:tcBorders>
              <w:top w:val="nil"/>
              <w:left w:val="nil"/>
              <w:bottom w:val="nil"/>
              <w:right w:val="single" w:sz="2" w:space="0" w:color="808080"/>
            </w:tcBorders>
            <w:shd w:val="clear" w:color="auto" w:fill="auto"/>
            <w:vAlign w:val="center"/>
          </w:tcPr>
          <w:p w14:paraId="18AE2434" w14:textId="77777777" w:rsidR="009A6460" w:rsidRPr="00EA2362" w:rsidRDefault="009A6460" w:rsidP="00FC7772">
            <w:pPr>
              <w:rPr>
                <w:rFonts w:ascii="Tahoma" w:hAnsi="Tahoma" w:cs="Tahoma"/>
                <w:sz w:val="20"/>
                <w:szCs w:val="20"/>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6BAFA8B1" w14:textId="77777777" w:rsidR="009A6460" w:rsidRPr="00375BEA" w:rsidRDefault="009A6460" w:rsidP="00FC7772">
            <w:pPr>
              <w:ind w:left="-38"/>
              <w:jc w:val="right"/>
              <w:rPr>
                <w:rFonts w:ascii="Tahoma" w:hAnsi="Tahoma" w:cs="Tahoma"/>
                <w:sz w:val="16"/>
                <w:szCs w:val="16"/>
              </w:rPr>
            </w:pPr>
            <w:r w:rsidRPr="00375BEA">
              <w:rPr>
                <w:rFonts w:ascii="Tahoma" w:hAnsi="Tahoma" w:cs="Tahoma"/>
                <w:sz w:val="16"/>
                <w:szCs w:val="16"/>
              </w:rPr>
              <w:t>PO Number ►</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4CE78B48" w14:textId="77777777" w:rsidR="009A6460" w:rsidRPr="00EA2362" w:rsidRDefault="009A6460" w:rsidP="00FC7772">
            <w:pPr>
              <w:rPr>
                <w:rFonts w:ascii="Tahoma" w:hAnsi="Tahoma" w:cs="Tahoma"/>
                <w:sz w:val="20"/>
                <w:szCs w:val="20"/>
              </w:rPr>
            </w:pPr>
          </w:p>
        </w:tc>
      </w:tr>
      <w:tr w:rsidR="009A6460" w:rsidRPr="00EA2362" w14:paraId="44C7799E" w14:textId="77777777" w:rsidTr="00FC7772">
        <w:trPr>
          <w:trHeight w:val="309"/>
          <w:jc w:val="center"/>
        </w:trPr>
        <w:tc>
          <w:tcPr>
            <w:tcW w:w="438" w:type="dxa"/>
            <w:tcBorders>
              <w:top w:val="nil"/>
              <w:left w:val="nil"/>
              <w:bottom w:val="nil"/>
              <w:right w:val="nil"/>
            </w:tcBorders>
            <w:shd w:val="clear" w:color="auto" w:fill="auto"/>
          </w:tcPr>
          <w:p w14:paraId="57B13B76" w14:textId="77777777" w:rsidR="009A6460" w:rsidRDefault="009A6460" w:rsidP="00FC7772">
            <w:pPr>
              <w:rPr>
                <w:rFonts w:ascii="Tahoma" w:hAnsi="Tahoma" w:cs="Tahoma"/>
                <w:sz w:val="20"/>
                <w:szCs w:val="20"/>
              </w:rPr>
            </w:pPr>
          </w:p>
          <w:p w14:paraId="39951958" w14:textId="77777777" w:rsidR="00D94AEA" w:rsidRDefault="00D94AEA" w:rsidP="00FC7772">
            <w:pPr>
              <w:rPr>
                <w:rFonts w:ascii="Tahoma" w:hAnsi="Tahoma" w:cs="Tahoma"/>
                <w:sz w:val="20"/>
                <w:szCs w:val="20"/>
              </w:rPr>
            </w:pPr>
          </w:p>
          <w:p w14:paraId="3EF0EBF4" w14:textId="2C2EE144" w:rsidR="00D94AEA" w:rsidRDefault="00D94AEA" w:rsidP="00FC7772">
            <w:pPr>
              <w:rPr>
                <w:rFonts w:ascii="Tahoma" w:hAnsi="Tahoma" w:cs="Tahoma"/>
                <w:sz w:val="20"/>
                <w:szCs w:val="20"/>
              </w:rPr>
            </w:pPr>
          </w:p>
          <w:p w14:paraId="1D84C48C" w14:textId="0974F658" w:rsidR="00EA6732" w:rsidRDefault="00EA6732" w:rsidP="00FC7772">
            <w:pPr>
              <w:rPr>
                <w:rFonts w:ascii="Tahoma" w:hAnsi="Tahoma" w:cs="Tahoma"/>
                <w:sz w:val="20"/>
                <w:szCs w:val="20"/>
              </w:rPr>
            </w:pPr>
          </w:p>
          <w:p w14:paraId="671B4C62" w14:textId="1D4E3135" w:rsidR="00EA6732" w:rsidRDefault="00EA6732" w:rsidP="00FC7772">
            <w:pPr>
              <w:rPr>
                <w:rFonts w:ascii="Tahoma" w:hAnsi="Tahoma" w:cs="Tahoma"/>
                <w:sz w:val="20"/>
                <w:szCs w:val="20"/>
              </w:rPr>
            </w:pPr>
          </w:p>
          <w:p w14:paraId="5BC27D6B" w14:textId="4F52506E" w:rsidR="00EA6732" w:rsidRDefault="00EA6732" w:rsidP="00FC7772">
            <w:pPr>
              <w:rPr>
                <w:rFonts w:ascii="Tahoma" w:hAnsi="Tahoma" w:cs="Tahoma"/>
                <w:sz w:val="20"/>
                <w:szCs w:val="20"/>
              </w:rPr>
            </w:pPr>
          </w:p>
          <w:p w14:paraId="23E46EA5" w14:textId="0D756BE3" w:rsidR="00EA6732" w:rsidRDefault="00EA6732" w:rsidP="00FC7772">
            <w:pPr>
              <w:rPr>
                <w:rFonts w:ascii="Tahoma" w:hAnsi="Tahoma" w:cs="Tahoma"/>
                <w:sz w:val="20"/>
                <w:szCs w:val="20"/>
              </w:rPr>
            </w:pPr>
          </w:p>
          <w:p w14:paraId="6CB8A2ED" w14:textId="77777777" w:rsidR="00EA6732" w:rsidRDefault="00EA6732" w:rsidP="00FC7772">
            <w:pPr>
              <w:rPr>
                <w:rFonts w:ascii="Tahoma" w:hAnsi="Tahoma" w:cs="Tahoma"/>
                <w:sz w:val="20"/>
                <w:szCs w:val="20"/>
              </w:rPr>
            </w:pPr>
          </w:p>
          <w:p w14:paraId="6D935B14" w14:textId="77777777" w:rsidR="00D94AEA" w:rsidRDefault="00D94AEA" w:rsidP="00FC7772">
            <w:pPr>
              <w:rPr>
                <w:rFonts w:ascii="Tahoma" w:hAnsi="Tahoma" w:cs="Tahoma"/>
                <w:sz w:val="20"/>
                <w:szCs w:val="20"/>
              </w:rPr>
            </w:pPr>
          </w:p>
          <w:p w14:paraId="7D43E3DB" w14:textId="3B98BCE4" w:rsidR="00D94AEA" w:rsidRPr="00EA2362" w:rsidRDefault="00D94AEA" w:rsidP="00FC7772">
            <w:pPr>
              <w:rPr>
                <w:rFonts w:ascii="Tahoma" w:hAnsi="Tahoma" w:cs="Tahoma"/>
                <w:sz w:val="20"/>
                <w:szCs w:val="20"/>
              </w:rPr>
            </w:pPr>
          </w:p>
        </w:tc>
        <w:tc>
          <w:tcPr>
            <w:tcW w:w="1644" w:type="dxa"/>
            <w:tcBorders>
              <w:top w:val="nil"/>
              <w:left w:val="nil"/>
              <w:bottom w:val="nil"/>
              <w:right w:val="nil"/>
            </w:tcBorders>
            <w:shd w:val="clear" w:color="auto" w:fill="auto"/>
            <w:vAlign w:val="center"/>
          </w:tcPr>
          <w:p w14:paraId="30895367" w14:textId="77777777" w:rsidR="009A6460" w:rsidRPr="00EA2362" w:rsidRDefault="009A6460" w:rsidP="00FC7772">
            <w:pPr>
              <w:ind w:left="-35"/>
              <w:jc w:val="right"/>
              <w:rPr>
                <w:rFonts w:ascii="Tahoma" w:hAnsi="Tahoma" w:cs="Tahoma"/>
                <w:sz w:val="18"/>
                <w:szCs w:val="18"/>
              </w:rPr>
            </w:pPr>
          </w:p>
        </w:tc>
        <w:tc>
          <w:tcPr>
            <w:tcW w:w="3260" w:type="dxa"/>
            <w:tcBorders>
              <w:top w:val="nil"/>
              <w:left w:val="nil"/>
              <w:bottom w:val="nil"/>
              <w:right w:val="nil"/>
            </w:tcBorders>
            <w:shd w:val="clear" w:color="auto" w:fill="auto"/>
            <w:vAlign w:val="center"/>
          </w:tcPr>
          <w:p w14:paraId="1F51603A" w14:textId="77777777" w:rsidR="009A6460" w:rsidRPr="00EA2362" w:rsidRDefault="009A6460" w:rsidP="00FC7772">
            <w:pPr>
              <w:rPr>
                <w:rFonts w:ascii="Tahoma" w:hAnsi="Tahoma" w:cs="Tahoma"/>
                <w:sz w:val="20"/>
                <w:szCs w:val="20"/>
              </w:rPr>
            </w:pPr>
          </w:p>
        </w:tc>
        <w:tc>
          <w:tcPr>
            <w:tcW w:w="284" w:type="dxa"/>
            <w:tcBorders>
              <w:top w:val="nil"/>
              <w:left w:val="nil"/>
              <w:bottom w:val="nil"/>
              <w:right w:val="single" w:sz="2" w:space="0" w:color="808080"/>
            </w:tcBorders>
            <w:shd w:val="clear" w:color="auto" w:fill="auto"/>
            <w:vAlign w:val="center"/>
          </w:tcPr>
          <w:p w14:paraId="0FE54154" w14:textId="77777777" w:rsidR="009A6460" w:rsidRPr="00EA2362" w:rsidRDefault="009A6460" w:rsidP="00FC7772">
            <w:pPr>
              <w:rPr>
                <w:rFonts w:ascii="Tahoma" w:hAnsi="Tahoma" w:cs="Tahoma"/>
                <w:sz w:val="20"/>
                <w:szCs w:val="20"/>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6907E617" w14:textId="77777777" w:rsidR="009A6460" w:rsidRPr="00375BEA" w:rsidRDefault="009A6460" w:rsidP="00FC7772">
            <w:pPr>
              <w:ind w:left="-38"/>
              <w:jc w:val="right"/>
              <w:rPr>
                <w:rFonts w:ascii="Tahoma" w:hAnsi="Tahoma" w:cs="Tahoma"/>
                <w:sz w:val="16"/>
                <w:szCs w:val="16"/>
              </w:rPr>
            </w:pPr>
            <w:r w:rsidRPr="00375BEA">
              <w:rPr>
                <w:rFonts w:ascii="Tahoma" w:hAnsi="Tahoma" w:cs="Tahoma"/>
                <w:sz w:val="16"/>
                <w:szCs w:val="16"/>
              </w:rPr>
              <w:t xml:space="preserve">FIMS Number ► </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6F12F17F" w14:textId="77777777" w:rsidR="009A6460" w:rsidRPr="00EA2362" w:rsidRDefault="009A6460" w:rsidP="00FC7772">
            <w:pPr>
              <w:rPr>
                <w:rFonts w:ascii="Tahoma" w:hAnsi="Tahoma" w:cs="Tahoma"/>
                <w:sz w:val="20"/>
                <w:szCs w:val="20"/>
              </w:rPr>
            </w:pPr>
          </w:p>
        </w:tc>
      </w:tr>
    </w:tbl>
    <w:p w14:paraId="3E5F0740" w14:textId="77777777" w:rsidR="009A6460" w:rsidRPr="00EA2362" w:rsidRDefault="009A6460" w:rsidP="009A6460">
      <w:pPr>
        <w:jc w:val="center"/>
        <w:rPr>
          <w:rFonts w:ascii="Tahoma" w:hAnsi="Tahoma" w:cs="Tahoma"/>
          <w:sz w:val="10"/>
          <w:szCs w:val="10"/>
        </w:rPr>
      </w:pPr>
    </w:p>
    <w:tbl>
      <w:tblPr>
        <w:tblW w:w="10544" w:type="dxa"/>
        <w:jc w:val="center"/>
        <w:shd w:val="clear" w:color="auto" w:fill="DBE5F1"/>
        <w:tblCellMar>
          <w:left w:w="0" w:type="dxa"/>
          <w:right w:w="0" w:type="dxa"/>
        </w:tblCellMar>
        <w:tblLook w:val="04A0" w:firstRow="1" w:lastRow="0" w:firstColumn="1" w:lastColumn="0" w:noHBand="0" w:noVBand="1"/>
      </w:tblPr>
      <w:tblGrid>
        <w:gridCol w:w="456"/>
        <w:gridCol w:w="706"/>
        <w:gridCol w:w="496"/>
        <w:gridCol w:w="8886"/>
      </w:tblGrid>
      <w:tr w:rsidR="00D94AEA" w:rsidRPr="000D371D" w14:paraId="51F18D2B" w14:textId="77777777" w:rsidTr="00073D9C">
        <w:trPr>
          <w:trHeight w:val="259"/>
          <w:jc w:val="center"/>
        </w:trPr>
        <w:tc>
          <w:tcPr>
            <w:tcW w:w="10544" w:type="dxa"/>
            <w:gridSpan w:val="4"/>
            <w:tcBorders>
              <w:top w:val="single" w:sz="8" w:space="0" w:color="808080"/>
              <w:left w:val="single" w:sz="8" w:space="0" w:color="808080"/>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385FE56E" w14:textId="77777777" w:rsidR="00D94AEA" w:rsidRPr="000D371D" w:rsidRDefault="00D94AEA" w:rsidP="00073D9C">
            <w:pPr>
              <w:jc w:val="center"/>
              <w:rPr>
                <w:rFonts w:ascii="Tahoma" w:eastAsia="Calibri" w:hAnsi="Tahoma" w:cs="Tahoma"/>
                <w:sz w:val="18"/>
                <w:szCs w:val="18"/>
                <w:lang w:eastAsia="en-US"/>
              </w:rPr>
            </w:pPr>
            <w:r w:rsidRPr="000D371D">
              <w:rPr>
                <w:rFonts w:ascii="Tahoma" w:eastAsia="Calibri" w:hAnsi="Tahoma" w:cs="Tahoma"/>
                <w:b/>
                <w:bCs/>
                <w:smallCaps/>
                <w:sz w:val="20"/>
                <w:szCs w:val="20"/>
                <w:lang w:eastAsia="en-US"/>
              </w:rPr>
              <w:lastRenderedPageBreak/>
              <w:t xml:space="preserve">Invoicing </w:t>
            </w:r>
            <w:r w:rsidRPr="000D371D">
              <w:rPr>
                <w:rFonts w:ascii="Tahoma" w:eastAsia="Calibri" w:hAnsi="Tahoma" w:cs="Tahoma"/>
                <w:sz w:val="18"/>
                <w:szCs w:val="18"/>
                <w:lang w:eastAsia="en-US"/>
              </w:rPr>
              <w:t>(This part is reserved for the Council of Europe)</w:t>
            </w:r>
          </w:p>
        </w:tc>
      </w:tr>
      <w:tr w:rsidR="00D94AEA" w:rsidRPr="000D371D" w14:paraId="7082A6D6" w14:textId="77777777" w:rsidTr="00073D9C">
        <w:trPr>
          <w:trHeight w:val="259"/>
          <w:jc w:val="center"/>
        </w:trPr>
        <w:tc>
          <w:tcPr>
            <w:tcW w:w="1658" w:type="dxa"/>
            <w:gridSpan w:val="3"/>
            <w:tcBorders>
              <w:top w:val="single" w:sz="8" w:space="0" w:color="808080"/>
              <w:left w:val="single" w:sz="8" w:space="0" w:color="808080"/>
              <w:bottom w:val="single" w:sz="8" w:space="0" w:color="808080"/>
            </w:tcBorders>
            <w:shd w:val="clear" w:color="auto" w:fill="F2F2F2"/>
            <w:tcMar>
              <w:top w:w="0" w:type="dxa"/>
              <w:left w:w="108" w:type="dxa"/>
              <w:bottom w:w="0" w:type="dxa"/>
              <w:right w:w="108" w:type="dxa"/>
            </w:tcMar>
            <w:vAlign w:val="center"/>
          </w:tcPr>
          <w:p w14:paraId="3AC18D27" w14:textId="77777777" w:rsidR="00D94AEA" w:rsidRPr="000D371D" w:rsidRDefault="00D94AEA" w:rsidP="00073D9C">
            <w:pPr>
              <w:jc w:val="right"/>
              <w:rPr>
                <w:rFonts w:ascii="Tahoma" w:eastAsia="Calibri" w:hAnsi="Tahoma" w:cs="Tahoma"/>
                <w:bCs/>
                <w:sz w:val="17"/>
                <w:szCs w:val="20"/>
                <w:lang w:eastAsia="en-US"/>
              </w:rPr>
            </w:pPr>
            <w:r w:rsidRPr="000D371D">
              <w:rPr>
                <w:rFonts w:ascii="Tahoma" w:eastAsia="Calibri" w:hAnsi="Tahoma" w:cs="Tahoma"/>
                <w:b/>
                <w:bCs/>
                <w:sz w:val="17"/>
                <w:szCs w:val="20"/>
                <w:lang w:eastAsia="en-US"/>
              </w:rPr>
              <w:t>Invoicing Address</w:t>
            </w:r>
            <w:r w:rsidRPr="000D371D">
              <w:rPr>
                <w:rFonts w:ascii="Tahoma" w:eastAsia="Calibri" w:hAnsi="Tahoma" w:cs="Tahoma"/>
                <w:bCs/>
                <w:sz w:val="17"/>
                <w:szCs w:val="20"/>
                <w:lang w:eastAsia="en-US"/>
              </w:rPr>
              <w:t xml:space="preserve"> </w:t>
            </w:r>
            <w:r w:rsidRPr="000D371D">
              <w:rPr>
                <w:rFonts w:eastAsia="Calibri"/>
                <w:bCs/>
                <w:sz w:val="17"/>
                <w:szCs w:val="20"/>
                <w:lang w:eastAsia="en-US"/>
              </w:rPr>
              <w:t>►</w:t>
            </w:r>
          </w:p>
        </w:tc>
        <w:tc>
          <w:tcPr>
            <w:tcW w:w="8886" w:type="dxa"/>
            <w:tcBorders>
              <w:top w:val="single" w:sz="8" w:space="0" w:color="808080"/>
              <w:bottom w:val="single" w:sz="8" w:space="0" w:color="808080"/>
              <w:right w:val="single" w:sz="8" w:space="0" w:color="808080"/>
            </w:tcBorders>
            <w:shd w:val="clear" w:color="auto" w:fill="F2F2F2"/>
            <w:vAlign w:val="center"/>
          </w:tcPr>
          <w:p w14:paraId="2E50E58A" w14:textId="77777777" w:rsidR="00D94AEA" w:rsidRPr="000D371D" w:rsidRDefault="00D94AEA" w:rsidP="00073D9C">
            <w:pPr>
              <w:rPr>
                <w:rFonts w:ascii="Tahoma" w:eastAsia="Calibri" w:hAnsi="Tahoma" w:cs="Tahoma"/>
                <w:b/>
                <w:bCs/>
                <w:sz w:val="17"/>
                <w:szCs w:val="17"/>
                <w:lang w:eastAsia="en-US"/>
              </w:rPr>
            </w:pPr>
            <w:commentRangeStart w:id="35"/>
            <w:r>
              <w:rPr>
                <w:rFonts w:ascii="Tahoma" w:eastAsia="Calibri" w:hAnsi="Tahoma" w:cs="Tahoma"/>
                <w:b/>
                <w:bCs/>
                <w:sz w:val="17"/>
                <w:szCs w:val="17"/>
                <w:lang w:eastAsia="en-US"/>
              </w:rPr>
              <w:t>Council of Europe, Avenue de</w:t>
            </w:r>
            <w:del w:id="31" w:author="AI Review" w:date="2026-05-01T03:14:23Z">
              <w:r>
                <w:rPr>
                  <w:rFonts w:ascii="Tahoma" w:eastAsia="Calibri" w:hAnsi="Tahoma" w:cs="Tahoma"/>
                  <w:b/>
                  <w:bCs/>
                  <w:sz w:val="17"/>
                  <w:szCs w:val="17"/>
                  <w:lang w:eastAsia="en-US"/>
                </w:rPr>
                <w:delText xml:space="preserve"> l’Europe,</w:delText>
              </w:r>
            </w:del>
            <w:r>
              <w:rPr>
                <w:rFonts w:ascii="Tahoma" w:eastAsia="Calibri" w:hAnsi="Tahoma" w:cs="Tahoma"/>
                <w:b/>
                <w:bCs/>
                <w:sz w:val="17"/>
                <w:szCs w:val="17"/>
                <w:lang w:eastAsia="en-US"/>
              </w:rPr>
              <w:t xml:space="preserve"> </w:t>
            </w:r>
            <w:ins w:id="32" w:author="AI Review" w:date="2026-05-01T03:14:23Z">
              <w:r>
                <w:rPr>
                  <w:rFonts w:ascii="Tahoma" w:eastAsia="Calibri" w:hAnsi="Tahoma" w:cs="Tahoma"/>
                  <w:b/>
                  <w:bCs/>
                  <w:sz w:val="17"/>
                  <w:szCs w:val="17"/>
                  <w:lang w:eastAsia="en-US"/>
                </w:rPr>
                <w:t xml:space="preserve">l'Europe, </w:t>
              </w:r>
            </w:ins>
            <w:r>
              <w:rPr>
                <w:rFonts w:ascii="Tahoma" w:eastAsia="Calibri" w:hAnsi="Tahoma" w:cs="Tahoma"/>
                <w:b/>
                <w:bCs/>
                <w:sz w:val="17"/>
                <w:szCs w:val="17"/>
                <w:lang w:eastAsia="en-US"/>
              </w:rPr>
              <w:t>F – 67075 Strasbourg</w:t>
            </w:r>
            <w:del w:id="33" w:author="AI Review" w:date="2026-05-01T03:14:23Z">
              <w:r>
                <w:rPr>
                  <w:rFonts w:ascii="Tahoma" w:eastAsia="Calibri" w:hAnsi="Tahoma" w:cs="Tahoma"/>
                  <w:b/>
                  <w:bCs/>
                  <w:sz w:val="17"/>
                  <w:szCs w:val="17"/>
                  <w:lang w:eastAsia="en-US"/>
                </w:rPr>
                <w:delText xml:space="preserve"> Cedex</w:delText>
              </w:r>
            </w:del>
            <w:ins w:id="34" w:author="AI Review" w:date="2026-05-01T03:14:23Z">
              <w:r>
                <w:rPr>
                  <w:rFonts w:ascii="Tahoma" w:eastAsia="Calibri" w:hAnsi="Tahoma" w:cs="Tahoma"/>
                  <w:b/>
                  <w:bCs/>
                  <w:sz w:val="17"/>
                  <w:szCs w:val="17"/>
                  <w:lang w:eastAsia="en-US"/>
                </w:rPr>
                <w:t xml:space="preserve"> Cedex, France</w:t>
              </w:r>
            </w:ins>
            <w:commentRangeEnd w:id="35"/>
            <w:r>
              <w:rPr>
                <w:rStyle w:val="CommentReference"/>
              </w:rPr>
              <w:commentReference w:id="35"/>
            </w:r>
          </w:p>
        </w:tc>
      </w:tr>
      <w:tr w:rsidR="00D94AEA" w:rsidRPr="000D371D" w14:paraId="2C548F65" w14:textId="77777777" w:rsidTr="00073D9C">
        <w:trPr>
          <w:trHeight w:val="260"/>
          <w:jc w:val="center"/>
        </w:trPr>
        <w:tc>
          <w:tcPr>
            <w:tcW w:w="456" w:type="dxa"/>
            <w:tcBorders>
              <w:top w:val="single" w:sz="8" w:space="0" w:color="808080"/>
              <w:left w:val="single" w:sz="8" w:space="0" w:color="808080"/>
              <w:bottom w:val="single" w:sz="8" w:space="0" w:color="808080"/>
              <w:right w:val="nil"/>
            </w:tcBorders>
            <w:shd w:val="clear" w:color="auto" w:fill="F2F2F2"/>
            <w:tcMar>
              <w:top w:w="0" w:type="dxa"/>
              <w:left w:w="108" w:type="dxa"/>
              <w:bottom w:w="0" w:type="dxa"/>
              <w:right w:w="108" w:type="dxa"/>
            </w:tcMar>
            <w:vAlign w:val="center"/>
            <w:hideMark/>
          </w:tcPr>
          <w:p w14:paraId="5F47596D" w14:textId="77777777" w:rsidR="00D94AEA" w:rsidRPr="000D371D" w:rsidRDefault="00D94AEA" w:rsidP="00073D9C">
            <w:pPr>
              <w:jc w:val="center"/>
              <w:rPr>
                <w:rFonts w:ascii="Tahoma" w:eastAsia="Calibri" w:hAnsi="Tahoma" w:cs="Tahoma"/>
                <w:sz w:val="24"/>
                <w:szCs w:val="24"/>
                <w:lang w:val="en-US" w:eastAsia="en-US"/>
              </w:rPr>
            </w:pPr>
            <w:r w:rsidRPr="000D371D">
              <w:rPr>
                <w:rFonts w:ascii="MS UI Gothic" w:eastAsia="MS UI Gothic" w:hAnsi="MS UI Gothic" w:cs="MS UI Gothic" w:hint="eastAsia"/>
                <w:sz w:val="24"/>
                <w:szCs w:val="24"/>
                <w:lang w:val="en-US" w:eastAsia="en-US"/>
              </w:rPr>
              <w:t>☐</w:t>
            </w:r>
          </w:p>
        </w:tc>
        <w:tc>
          <w:tcPr>
            <w:tcW w:w="10088" w:type="dxa"/>
            <w:gridSpan w:val="3"/>
            <w:tcBorders>
              <w:top w:val="single" w:sz="8" w:space="0" w:color="808080"/>
              <w:left w:val="nil"/>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4F3E83D6" w14:textId="77777777" w:rsidR="00D94AEA" w:rsidRPr="000D371D" w:rsidRDefault="00D94AEA" w:rsidP="00073D9C">
            <w:pPr>
              <w:ind w:left="-111"/>
              <w:rPr>
                <w:rFonts w:ascii="Tahoma" w:eastAsia="Calibri" w:hAnsi="Tahoma" w:cs="Tahoma"/>
                <w:b/>
                <w:bCs/>
                <w:sz w:val="17"/>
                <w:szCs w:val="17"/>
                <w:lang w:eastAsia="en-US"/>
              </w:rPr>
            </w:pPr>
            <w:r w:rsidRPr="000D371D">
              <w:rPr>
                <w:rFonts w:ascii="Tahoma" w:eastAsia="Calibri" w:hAnsi="Tahoma" w:cs="Tahoma"/>
                <w:sz w:val="17"/>
                <w:szCs w:val="17"/>
                <w:lang w:eastAsia="en-US"/>
              </w:rPr>
              <w:t>The invoice shall indicate prices</w:t>
            </w:r>
            <w:r w:rsidRPr="000D371D">
              <w:rPr>
                <w:rFonts w:ascii="Tahoma" w:eastAsia="Calibri" w:hAnsi="Tahoma" w:cs="Tahoma"/>
                <w:b/>
                <w:bCs/>
                <w:sz w:val="17"/>
                <w:szCs w:val="17"/>
                <w:lang w:eastAsia="en-US"/>
              </w:rPr>
              <w:t xml:space="preserve"> </w:t>
            </w:r>
            <w:r w:rsidRPr="000D371D">
              <w:rPr>
                <w:rFonts w:ascii="Tahoma" w:eastAsia="Calibri" w:hAnsi="Tahoma" w:cs="Tahoma"/>
                <w:b/>
                <w:bCs/>
                <w:i/>
                <w:sz w:val="17"/>
                <w:szCs w:val="17"/>
                <w:lang w:eastAsia="en-US"/>
              </w:rPr>
              <w:t>net fixed amount.</w:t>
            </w:r>
          </w:p>
        </w:tc>
      </w:tr>
      <w:tr w:rsidR="00D94AEA" w:rsidRPr="000D371D" w14:paraId="0AA0C330" w14:textId="77777777" w:rsidTr="00073D9C">
        <w:trPr>
          <w:trHeight w:val="260"/>
          <w:jc w:val="center"/>
        </w:trPr>
        <w:tc>
          <w:tcPr>
            <w:tcW w:w="456" w:type="dxa"/>
            <w:tcBorders>
              <w:top w:val="single" w:sz="8" w:space="0" w:color="808080"/>
              <w:left w:val="single" w:sz="8" w:space="0" w:color="808080"/>
              <w:bottom w:val="single" w:sz="8" w:space="0" w:color="808080"/>
              <w:right w:val="nil"/>
            </w:tcBorders>
            <w:shd w:val="clear" w:color="auto" w:fill="F2F2F2"/>
            <w:tcMar>
              <w:top w:w="0" w:type="dxa"/>
              <w:left w:w="108" w:type="dxa"/>
              <w:bottom w:w="0" w:type="dxa"/>
              <w:right w:w="108" w:type="dxa"/>
            </w:tcMar>
            <w:vAlign w:val="center"/>
            <w:hideMark/>
          </w:tcPr>
          <w:p w14:paraId="430DE9B0" w14:textId="4ACAA512" w:rsidR="00D94AEA" w:rsidRPr="000D371D" w:rsidRDefault="00000000" w:rsidP="00073D9C">
            <w:pPr>
              <w:jc w:val="center"/>
              <w:rPr>
                <w:rFonts w:ascii="Tahoma" w:eastAsia="Calibri" w:hAnsi="Tahoma" w:cs="Tahoma"/>
                <w:sz w:val="24"/>
                <w:szCs w:val="24"/>
                <w:lang w:val="en-US" w:eastAsia="en-US"/>
              </w:rPr>
            </w:pPr>
            <w:sdt>
              <w:sdtPr>
                <w:rPr>
                  <w:rFonts w:ascii="MS UI Gothic" w:eastAsia="MS UI Gothic" w:hAnsi="MS UI Gothic" w:cs="MS UI Gothic" w:hint="eastAsia"/>
                  <w:sz w:val="24"/>
                  <w:szCs w:val="24"/>
                  <w:lang w:val="en-US" w:eastAsia="en-US"/>
                </w:rPr>
                <w:id w:val="-1498034659"/>
                <w14:checkbox>
                  <w14:checked w14:val="0"/>
                  <w14:checkedState w14:val="2612" w14:font="MS Gothic"/>
                  <w14:uncheckedState w14:val="2610" w14:font="MS Gothic"/>
                </w14:checkbox>
              </w:sdtPr>
              <w:sdtContent>
                <w:r w:rsidR="00E01E67">
                  <w:rPr>
                    <w:rFonts w:ascii="MS Gothic" w:eastAsia="MS Gothic" w:hAnsi="MS Gothic" w:cs="MS UI Gothic" w:hint="eastAsia"/>
                    <w:sz w:val="24"/>
                    <w:szCs w:val="24"/>
                    <w:lang w:val="en-US" w:eastAsia="en-US"/>
                  </w:rPr>
                  <w:t>☐</w:t>
                </w:r>
              </w:sdtContent>
            </w:sdt>
          </w:p>
        </w:tc>
        <w:tc>
          <w:tcPr>
            <w:tcW w:w="10088" w:type="dxa"/>
            <w:gridSpan w:val="3"/>
            <w:tcBorders>
              <w:top w:val="single" w:sz="8" w:space="0" w:color="808080"/>
              <w:left w:val="nil"/>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07CAD02B" w14:textId="77777777" w:rsidR="00D94AEA" w:rsidRPr="000D371D" w:rsidRDefault="00D94AEA" w:rsidP="00073D9C">
            <w:pPr>
              <w:autoSpaceDE w:val="0"/>
              <w:autoSpaceDN w:val="0"/>
              <w:ind w:left="-111"/>
              <w:rPr>
                <w:rFonts w:ascii="Tahoma" w:eastAsia="Calibri" w:hAnsi="Tahoma" w:cs="Tahoma"/>
                <w:sz w:val="17"/>
                <w:szCs w:val="17"/>
                <w:lang w:eastAsia="en-US"/>
              </w:rPr>
            </w:pPr>
            <w:r w:rsidRPr="000D371D">
              <w:rPr>
                <w:rFonts w:ascii="Tahoma" w:eastAsia="Calibri" w:hAnsi="Tahoma" w:cs="Tahoma"/>
                <w:sz w:val="17"/>
                <w:szCs w:val="17"/>
                <w:lang w:eastAsia="en-US"/>
              </w:rPr>
              <w:t>The invoice shall be established</w:t>
            </w:r>
            <w:r w:rsidRPr="000D371D">
              <w:rPr>
                <w:rFonts w:ascii="Tahoma" w:eastAsia="Calibri" w:hAnsi="Tahoma" w:cs="Tahoma"/>
                <w:b/>
                <w:bCs/>
                <w:sz w:val="17"/>
                <w:szCs w:val="17"/>
                <w:lang w:eastAsia="en-US"/>
              </w:rPr>
              <w:t xml:space="preserve"> </w:t>
            </w:r>
            <w:r w:rsidRPr="000D371D">
              <w:rPr>
                <w:rFonts w:ascii="Tahoma" w:eastAsia="Calibri" w:hAnsi="Tahoma" w:cs="Tahoma"/>
                <w:b/>
                <w:bCs/>
                <w:i/>
                <w:iCs/>
                <w:sz w:val="17"/>
                <w:szCs w:val="17"/>
                <w:lang w:eastAsia="en-US"/>
              </w:rPr>
              <w:t>excluding tax.</w:t>
            </w:r>
          </w:p>
        </w:tc>
      </w:tr>
      <w:tr w:rsidR="00D94AEA" w:rsidRPr="000D371D" w14:paraId="5C23607A" w14:textId="77777777" w:rsidTr="00073D9C">
        <w:trPr>
          <w:trHeight w:val="1055"/>
          <w:jc w:val="center"/>
        </w:trPr>
        <w:tc>
          <w:tcPr>
            <w:tcW w:w="456" w:type="dxa"/>
            <w:tcBorders>
              <w:top w:val="single" w:sz="8" w:space="0" w:color="808080"/>
              <w:left w:val="single" w:sz="8" w:space="0" w:color="808080"/>
              <w:bottom w:val="single" w:sz="8" w:space="0" w:color="808080"/>
              <w:right w:val="nil"/>
            </w:tcBorders>
            <w:shd w:val="clear" w:color="auto" w:fill="F2F2F2"/>
            <w:tcMar>
              <w:top w:w="0" w:type="dxa"/>
              <w:left w:w="108" w:type="dxa"/>
              <w:bottom w:w="0" w:type="dxa"/>
              <w:right w:w="108" w:type="dxa"/>
            </w:tcMar>
            <w:vAlign w:val="center"/>
            <w:hideMark/>
          </w:tcPr>
          <w:p w14:paraId="546CB971" w14:textId="77777777" w:rsidR="00D94AEA" w:rsidRPr="000D371D" w:rsidRDefault="00D94AEA" w:rsidP="00073D9C">
            <w:pPr>
              <w:jc w:val="center"/>
              <w:rPr>
                <w:rFonts w:ascii="Tahoma" w:eastAsia="Calibri" w:hAnsi="Tahoma" w:cs="Tahoma"/>
                <w:sz w:val="24"/>
                <w:szCs w:val="24"/>
                <w:lang w:val="en-US" w:eastAsia="en-US"/>
              </w:rPr>
            </w:pPr>
            <w:r w:rsidRPr="000D371D">
              <w:rPr>
                <w:rFonts w:ascii="MS UI Gothic" w:eastAsia="MS UI Gothic" w:hAnsi="MS UI Gothic" w:cs="MS UI Gothic" w:hint="eastAsia"/>
                <w:sz w:val="24"/>
                <w:szCs w:val="24"/>
                <w:lang w:val="en-US" w:eastAsia="en-US"/>
              </w:rPr>
              <w:t>☐</w:t>
            </w:r>
          </w:p>
        </w:tc>
        <w:tc>
          <w:tcPr>
            <w:tcW w:w="10088" w:type="dxa"/>
            <w:gridSpan w:val="3"/>
            <w:tcBorders>
              <w:top w:val="single" w:sz="8" w:space="0" w:color="808080"/>
              <w:left w:val="nil"/>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6A12F5F2" w14:textId="77777777" w:rsidR="00D94AEA" w:rsidRPr="000D371D" w:rsidRDefault="00D94AEA" w:rsidP="00073D9C">
            <w:pPr>
              <w:autoSpaceDE w:val="0"/>
              <w:autoSpaceDN w:val="0"/>
              <w:spacing w:after="30"/>
              <w:ind w:left="-111"/>
              <w:jc w:val="both"/>
              <w:rPr>
                <w:rFonts w:ascii="Tahoma" w:eastAsia="Calibri" w:hAnsi="Tahoma" w:cs="Tahoma"/>
                <w:sz w:val="17"/>
                <w:szCs w:val="17"/>
                <w:lang w:eastAsia="en-US"/>
              </w:rPr>
            </w:pPr>
            <w:r w:rsidRPr="000D371D">
              <w:rPr>
                <w:rFonts w:ascii="Tahoma" w:eastAsia="Calibri" w:hAnsi="Tahoma" w:cs="Tahoma"/>
                <w:sz w:val="17"/>
                <w:szCs w:val="17"/>
                <w:lang w:eastAsia="en-US"/>
              </w:rPr>
              <w:t>The invoice shall be established</w:t>
            </w:r>
            <w:r w:rsidRPr="000D371D">
              <w:rPr>
                <w:rFonts w:ascii="Tahoma" w:eastAsia="Calibri" w:hAnsi="Tahoma" w:cs="Tahoma"/>
                <w:b/>
                <w:bCs/>
                <w:sz w:val="17"/>
                <w:szCs w:val="17"/>
                <w:lang w:eastAsia="en-US"/>
              </w:rPr>
              <w:t xml:space="preserve"> </w:t>
            </w:r>
            <w:r w:rsidRPr="000D371D">
              <w:rPr>
                <w:rFonts w:ascii="Tahoma" w:eastAsia="Calibri" w:hAnsi="Tahoma" w:cs="Tahoma"/>
                <w:b/>
                <w:bCs/>
                <w:i/>
                <w:iCs/>
                <w:sz w:val="17"/>
                <w:szCs w:val="17"/>
                <w:lang w:eastAsia="en-US"/>
              </w:rPr>
              <w:t>excluding tax</w:t>
            </w:r>
            <w:r w:rsidRPr="000D371D">
              <w:rPr>
                <w:rFonts w:ascii="Tahoma" w:eastAsia="Calibri" w:hAnsi="Tahoma" w:cs="Tahoma"/>
                <w:sz w:val="17"/>
                <w:szCs w:val="17"/>
                <w:lang w:eastAsia="en-US"/>
              </w:rPr>
              <w:t>, the following shall appear on the pro-forma invoice and on the final invoice: According to Article 2 b) of Directive 2001/115/EC: “Intra-Community service/sale to an exempted organisation: Articles 143 and 151 of Directive 2006/112/EC."</w:t>
            </w:r>
          </w:p>
          <w:p w14:paraId="74723335" w14:textId="77777777" w:rsidR="00D94AEA" w:rsidRPr="000D371D" w:rsidRDefault="00D94AEA" w:rsidP="00073D9C">
            <w:pPr>
              <w:autoSpaceDE w:val="0"/>
              <w:autoSpaceDN w:val="0"/>
              <w:spacing w:after="30"/>
              <w:ind w:left="-111"/>
              <w:jc w:val="both"/>
              <w:rPr>
                <w:rFonts w:ascii="Tahoma" w:eastAsia="Calibri" w:hAnsi="Tahoma" w:cs="Tahoma"/>
                <w:sz w:val="17"/>
                <w:szCs w:val="17"/>
                <w:lang w:eastAsia="en-US"/>
              </w:rPr>
            </w:pPr>
            <w:r w:rsidRPr="000D371D">
              <w:rPr>
                <w:rFonts w:ascii="Tahoma" w:eastAsia="Calibri" w:hAnsi="Tahoma" w:cs="Tahoma"/>
                <w:sz w:val="17"/>
                <w:szCs w:val="17"/>
                <w:lang w:eastAsia="en-US"/>
              </w:rPr>
              <w:t xml:space="preserve">The Council of Europe shall provide a VAT exemption certificate to the service provider/supplier with each order. The exemption certificate should be retained by the Provider/Supplier and presented to the relevant tax authorities to justify tax-free invoicing. In case the Council of Europe is not in a position to provide the said certificate, the invoice shall be established including all taxes.  </w:t>
            </w:r>
          </w:p>
        </w:tc>
      </w:tr>
      <w:tr w:rsidR="00D94AEA" w:rsidRPr="000D371D" w14:paraId="2C9C4EBE" w14:textId="77777777" w:rsidTr="00073D9C">
        <w:trPr>
          <w:trHeight w:val="391"/>
          <w:jc w:val="center"/>
        </w:trPr>
        <w:tc>
          <w:tcPr>
            <w:tcW w:w="456" w:type="dxa"/>
            <w:tcBorders>
              <w:top w:val="single" w:sz="8" w:space="0" w:color="808080"/>
              <w:left w:val="single" w:sz="8" w:space="0" w:color="808080"/>
              <w:bottom w:val="single" w:sz="8" w:space="0" w:color="808080"/>
              <w:right w:val="nil"/>
            </w:tcBorders>
            <w:shd w:val="clear" w:color="auto" w:fill="F2F2F2"/>
            <w:tcMar>
              <w:top w:w="0" w:type="dxa"/>
              <w:left w:w="108" w:type="dxa"/>
              <w:bottom w:w="0" w:type="dxa"/>
              <w:right w:w="108" w:type="dxa"/>
            </w:tcMar>
            <w:vAlign w:val="center"/>
            <w:hideMark/>
          </w:tcPr>
          <w:p w14:paraId="54391BA2" w14:textId="77777777" w:rsidR="00D94AEA" w:rsidRPr="000D371D" w:rsidRDefault="00D94AEA" w:rsidP="00073D9C">
            <w:pPr>
              <w:jc w:val="center"/>
              <w:rPr>
                <w:rFonts w:ascii="Tahoma" w:eastAsia="Calibri" w:hAnsi="Tahoma" w:cs="Tahoma"/>
                <w:sz w:val="24"/>
                <w:szCs w:val="24"/>
                <w:lang w:val="en-US" w:eastAsia="en-US"/>
              </w:rPr>
            </w:pPr>
            <w:r w:rsidRPr="000D371D">
              <w:rPr>
                <w:rFonts w:ascii="MS UI Gothic" w:eastAsia="MS UI Gothic" w:hAnsi="MS UI Gothic" w:cs="MS UI Gothic" w:hint="eastAsia"/>
                <w:sz w:val="24"/>
                <w:szCs w:val="24"/>
                <w:lang w:val="en-US" w:eastAsia="en-US"/>
              </w:rPr>
              <w:t>☐</w:t>
            </w:r>
          </w:p>
        </w:tc>
        <w:tc>
          <w:tcPr>
            <w:tcW w:w="10088" w:type="dxa"/>
            <w:gridSpan w:val="3"/>
            <w:tcBorders>
              <w:top w:val="single" w:sz="8" w:space="0" w:color="808080"/>
              <w:left w:val="nil"/>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2DE60499" w14:textId="77777777" w:rsidR="00D94AEA" w:rsidRDefault="00D94AEA" w:rsidP="00073D9C">
            <w:pPr>
              <w:rPr>
                <w:rFonts w:ascii="Tahoma" w:eastAsia="Calibri" w:hAnsi="Tahoma" w:cs="Tahoma"/>
                <w:sz w:val="17"/>
                <w:szCs w:val="17"/>
                <w:lang w:eastAsia="en-US"/>
              </w:rPr>
            </w:pPr>
          </w:p>
          <w:p w14:paraId="6C4B26E3" w14:textId="77777777" w:rsidR="00D94AEA" w:rsidRDefault="00D94AEA" w:rsidP="00073D9C">
            <w:pPr>
              <w:rPr>
                <w:rFonts w:ascii="Tahoma" w:eastAsia="Calibri" w:hAnsi="Tahoma" w:cs="Tahoma"/>
                <w:sz w:val="17"/>
                <w:szCs w:val="17"/>
                <w:lang w:eastAsia="en-US"/>
              </w:rPr>
            </w:pPr>
            <w:r w:rsidRPr="000D371D">
              <w:rPr>
                <w:rFonts w:ascii="Tahoma" w:eastAsia="Calibri" w:hAnsi="Tahoma" w:cs="Tahoma"/>
                <w:sz w:val="17"/>
                <w:szCs w:val="17"/>
                <w:lang w:eastAsia="en-US"/>
              </w:rPr>
              <w:t xml:space="preserve">The invoice shall </w:t>
            </w:r>
            <w:r w:rsidRPr="000D371D">
              <w:rPr>
                <w:rFonts w:ascii="Tahoma" w:eastAsia="Calibri" w:hAnsi="Tahoma" w:cs="Tahoma"/>
                <w:i/>
                <w:iCs/>
                <w:sz w:val="17"/>
                <w:szCs w:val="17"/>
                <w:lang w:eastAsia="en-US"/>
              </w:rPr>
              <w:t xml:space="preserve">be established </w:t>
            </w:r>
            <w:r w:rsidRPr="000D371D">
              <w:rPr>
                <w:rFonts w:ascii="Tahoma" w:eastAsia="Calibri" w:hAnsi="Tahoma" w:cs="Tahoma"/>
                <w:b/>
                <w:bCs/>
                <w:i/>
                <w:iCs/>
                <w:sz w:val="17"/>
                <w:szCs w:val="17"/>
                <w:lang w:eastAsia="en-US"/>
              </w:rPr>
              <w:t>including all taxes</w:t>
            </w:r>
            <w:r w:rsidRPr="000D371D">
              <w:rPr>
                <w:rFonts w:ascii="Tahoma" w:eastAsia="Calibri" w:hAnsi="Tahoma" w:cs="Tahoma"/>
                <w:sz w:val="17"/>
                <w:szCs w:val="17"/>
                <w:lang w:eastAsia="en-US"/>
              </w:rPr>
              <w:t xml:space="preserve">. The invoice shall indicate the total amount without taxes, the rate and the amount of the VAT and the total amount ‘including all taxes’. </w:t>
            </w:r>
          </w:p>
          <w:p w14:paraId="1A1FD358" w14:textId="77777777" w:rsidR="00D94AEA" w:rsidRPr="000D371D" w:rsidRDefault="00D94AEA" w:rsidP="00073D9C">
            <w:pPr>
              <w:rPr>
                <w:rFonts w:ascii="Tahoma" w:eastAsia="Calibri" w:hAnsi="Tahoma" w:cs="Tahoma"/>
                <w:sz w:val="17"/>
                <w:szCs w:val="17"/>
                <w:lang w:eastAsia="en-US"/>
              </w:rPr>
            </w:pPr>
          </w:p>
          <w:p w14:paraId="51FB9AA1" w14:textId="77777777" w:rsidR="00D94AEA" w:rsidRDefault="00D94AEA" w:rsidP="00073D9C">
            <w:pPr>
              <w:rPr>
                <w:rFonts w:ascii="Tahoma" w:eastAsia="Calibri" w:hAnsi="Tahoma" w:cs="Tahoma"/>
                <w:sz w:val="17"/>
                <w:szCs w:val="17"/>
                <w:lang w:eastAsia="en-US"/>
              </w:rPr>
            </w:pPr>
            <w:r w:rsidRPr="000D371D">
              <w:rPr>
                <w:rFonts w:ascii="Tahoma" w:eastAsia="Calibri" w:hAnsi="Tahoma" w:cs="Tahoma"/>
                <w:sz w:val="17"/>
                <w:szCs w:val="17"/>
                <w:lang w:eastAsia="en-US"/>
              </w:rPr>
              <w:t xml:space="preserve">For services physically carried out in France, providers who do not have a French VAT number must register with the French Fiscal Authorities: Directorate for non-resident tax / </w:t>
            </w:r>
            <w:hyperlink r:id="rId14" w:history="1">
              <w:r w:rsidRPr="000D371D">
                <w:rPr>
                  <w:rFonts w:ascii="Tahoma" w:eastAsia="Calibri" w:hAnsi="Tahoma" w:cs="Tahoma"/>
                  <w:color w:val="1F497D"/>
                  <w:sz w:val="17"/>
                  <w:szCs w:val="17"/>
                  <w:lang w:eastAsia="en-US"/>
                </w:rPr>
                <w:t>sie.entreprises-etrangeres@dgfip.finances.gouv.fr</w:t>
              </w:r>
            </w:hyperlink>
            <w:r w:rsidRPr="000D371D">
              <w:rPr>
                <w:rFonts w:ascii="Tahoma" w:eastAsia="Calibri" w:hAnsi="Tahoma" w:cs="Tahoma"/>
                <w:sz w:val="17"/>
                <w:szCs w:val="17"/>
                <w:lang w:eastAsia="en-US"/>
              </w:rPr>
              <w:t xml:space="preserve"> / 10, rue du Centre / 93465 Noisy-le-Grand Cedex / + 33 (0)1 57 33 85 00</w:t>
            </w:r>
            <w:r>
              <w:rPr>
                <w:rFonts w:ascii="Tahoma" w:eastAsia="Calibri" w:hAnsi="Tahoma" w:cs="Tahoma"/>
                <w:sz w:val="17"/>
                <w:szCs w:val="17"/>
                <w:lang w:eastAsia="en-US"/>
              </w:rPr>
              <w:t>;</w:t>
            </w:r>
          </w:p>
          <w:p w14:paraId="3C67ED27" w14:textId="77777777" w:rsidR="00D94AEA" w:rsidRDefault="00D94AEA" w:rsidP="00073D9C">
            <w:pPr>
              <w:rPr>
                <w:rFonts w:ascii="Tahoma" w:eastAsia="Calibri" w:hAnsi="Tahoma" w:cs="Tahoma"/>
                <w:sz w:val="17"/>
                <w:szCs w:val="17"/>
                <w:lang w:eastAsia="en-US"/>
              </w:rPr>
            </w:pPr>
          </w:p>
          <w:p w14:paraId="7A01C2C3" w14:textId="77777777" w:rsidR="00D94AEA" w:rsidRPr="00216918" w:rsidRDefault="00D94AEA" w:rsidP="00073D9C">
            <w:pPr>
              <w:jc w:val="both"/>
              <w:rPr>
                <w:rFonts w:ascii="Tahoma" w:eastAsia="Calibri" w:hAnsi="Tahoma" w:cs="Tahoma"/>
                <w:sz w:val="17"/>
                <w:szCs w:val="17"/>
                <w:lang w:eastAsia="en-US"/>
              </w:rPr>
            </w:pPr>
            <w:r w:rsidRPr="00216918">
              <w:rPr>
                <w:rFonts w:ascii="Tahoma" w:eastAsia="Calibri" w:hAnsi="Tahoma" w:cs="Tahoma"/>
                <w:sz w:val="17"/>
                <w:szCs w:val="17"/>
                <w:lang w:eastAsia="en-US"/>
              </w:rPr>
              <w:t>Or, depending on the provider,</w:t>
            </w:r>
          </w:p>
          <w:p w14:paraId="3099ABA0" w14:textId="77777777" w:rsidR="00D94AEA" w:rsidRDefault="00D94AEA" w:rsidP="00073D9C">
            <w:pPr>
              <w:rPr>
                <w:rFonts w:ascii="Tahoma" w:eastAsia="Calibri" w:hAnsi="Tahoma" w:cs="Tahoma"/>
                <w:sz w:val="17"/>
                <w:szCs w:val="17"/>
                <w:lang w:eastAsia="en-US"/>
              </w:rPr>
            </w:pPr>
          </w:p>
          <w:p w14:paraId="1259EB79" w14:textId="77777777" w:rsidR="00D94AEA" w:rsidRPr="00C42AFF" w:rsidRDefault="00D94AEA" w:rsidP="00073D9C">
            <w:pPr>
              <w:rPr>
                <w:rFonts w:ascii="Tahoma" w:eastAsia="Calibri" w:hAnsi="Tahoma" w:cs="Tahoma"/>
                <w:sz w:val="17"/>
                <w:szCs w:val="17"/>
                <w:lang w:val="en-US" w:eastAsia="en-US"/>
              </w:rPr>
            </w:pPr>
            <w:r w:rsidRPr="000D371D">
              <w:rPr>
                <w:rFonts w:ascii="Tahoma" w:eastAsia="Calibri" w:hAnsi="Tahoma" w:cs="Tahoma"/>
                <w:sz w:val="17"/>
                <w:szCs w:val="17"/>
                <w:lang w:eastAsia="en-US"/>
              </w:rPr>
              <w:t xml:space="preserve">Providers </w:t>
            </w:r>
            <w:r>
              <w:rPr>
                <w:rFonts w:ascii="Tahoma" w:eastAsia="Calibri" w:hAnsi="Tahoma" w:cs="Tahoma"/>
                <w:sz w:val="17"/>
                <w:szCs w:val="17"/>
                <w:lang w:eastAsia="en-US"/>
              </w:rPr>
              <w:t xml:space="preserve">without a French VAT number </w:t>
            </w:r>
            <w:r w:rsidRPr="000D371D">
              <w:rPr>
                <w:rFonts w:ascii="Tahoma" w:eastAsia="Calibri" w:hAnsi="Tahoma" w:cs="Tahoma"/>
                <w:sz w:val="17"/>
                <w:szCs w:val="17"/>
                <w:lang w:eastAsia="en-US"/>
              </w:rPr>
              <w:t xml:space="preserve">are required to register for VAT purposes at the VAT One Stop Shop (VAT OSS) of their choice. The invoice shall indicate the total amount without taxes, the rate and the amount of the VAT and the total amount ‘including all taxes’. The invoice shall also stipulate the following statement: “French VAT collected by the Provider and paid to the One-Stop shop in [Address/Country] under the OSS identification number [No. </w:t>
            </w:r>
            <w:r w:rsidRPr="000D371D">
              <w:rPr>
                <w:rFonts w:ascii="Tahoma" w:eastAsia="Calibri" w:hAnsi="Tahoma" w:cs="Tahoma"/>
                <w:sz w:val="17"/>
                <w:szCs w:val="17"/>
                <w:lang w:val="en-US" w:eastAsia="en-US"/>
              </w:rPr>
              <w:t>XX]”.</w:t>
            </w:r>
          </w:p>
          <w:p w14:paraId="1EAB4C56" w14:textId="77777777" w:rsidR="00D94AEA" w:rsidRPr="000D371D" w:rsidRDefault="00D94AEA" w:rsidP="00073D9C">
            <w:pPr>
              <w:rPr>
                <w:rFonts w:ascii="Tahoma" w:eastAsia="Calibri" w:hAnsi="Tahoma" w:cs="Tahoma"/>
                <w:sz w:val="17"/>
                <w:szCs w:val="17"/>
              </w:rPr>
            </w:pPr>
          </w:p>
        </w:tc>
      </w:tr>
      <w:tr w:rsidR="00D94AEA" w:rsidRPr="000D371D" w14:paraId="7BFF2506" w14:textId="77777777" w:rsidTr="00073D9C">
        <w:trPr>
          <w:trHeight w:val="289"/>
          <w:jc w:val="center"/>
        </w:trPr>
        <w:tc>
          <w:tcPr>
            <w:tcW w:w="1162" w:type="dxa"/>
            <w:gridSpan w:val="2"/>
            <w:tcBorders>
              <w:top w:val="nil"/>
              <w:left w:val="single" w:sz="8" w:space="0" w:color="808080"/>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03859E27" w14:textId="77777777" w:rsidR="00D94AEA" w:rsidRPr="000D371D" w:rsidRDefault="00D94AEA" w:rsidP="00073D9C">
            <w:pPr>
              <w:rPr>
                <w:rFonts w:ascii="Tahoma" w:eastAsia="Calibri" w:hAnsi="Tahoma" w:cs="Tahoma"/>
                <w:sz w:val="17"/>
                <w:szCs w:val="17"/>
                <w:lang w:eastAsia="en-US"/>
              </w:rPr>
            </w:pPr>
            <w:r w:rsidRPr="000D371D">
              <w:rPr>
                <w:rFonts w:ascii="Tahoma" w:eastAsia="Calibri" w:hAnsi="Tahoma" w:cs="Tahoma"/>
                <w:sz w:val="17"/>
                <w:szCs w:val="17"/>
                <w:lang w:eastAsia="en-US"/>
              </w:rPr>
              <w:t>Comments</w:t>
            </w:r>
          </w:p>
        </w:tc>
        <w:tc>
          <w:tcPr>
            <w:tcW w:w="9382" w:type="dxa"/>
            <w:gridSpan w:val="2"/>
            <w:tcBorders>
              <w:top w:val="nil"/>
              <w:left w:val="single" w:sz="8" w:space="0" w:color="808080"/>
              <w:bottom w:val="single" w:sz="8" w:space="0" w:color="808080"/>
              <w:right w:val="single" w:sz="8" w:space="0" w:color="808080"/>
            </w:tcBorders>
            <w:shd w:val="clear" w:color="auto" w:fill="FFFFFF"/>
            <w:vAlign w:val="center"/>
          </w:tcPr>
          <w:p w14:paraId="3810EA74" w14:textId="77777777" w:rsidR="00D94AEA" w:rsidRPr="000D371D" w:rsidRDefault="00D94AEA" w:rsidP="00073D9C">
            <w:pPr>
              <w:rPr>
                <w:rFonts w:ascii="Tahoma" w:eastAsia="Calibri" w:hAnsi="Tahoma" w:cs="Tahoma"/>
                <w:sz w:val="17"/>
                <w:szCs w:val="17"/>
                <w:lang w:eastAsia="en-US"/>
              </w:rPr>
            </w:pPr>
          </w:p>
        </w:tc>
      </w:tr>
      <w:tr w:rsidR="00D94AEA" w:rsidRPr="000D371D" w14:paraId="55ABC86E" w14:textId="77777777" w:rsidTr="00073D9C">
        <w:trPr>
          <w:trHeight w:val="395"/>
          <w:jc w:val="center"/>
        </w:trPr>
        <w:tc>
          <w:tcPr>
            <w:tcW w:w="10544" w:type="dxa"/>
            <w:gridSpan w:val="4"/>
            <w:tcBorders>
              <w:top w:val="nil"/>
              <w:left w:val="single" w:sz="8" w:space="0" w:color="808080"/>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063C62ED" w14:textId="77777777" w:rsidR="00D94AEA" w:rsidRPr="000D371D" w:rsidRDefault="00D94AEA" w:rsidP="00073D9C">
            <w:pPr>
              <w:rPr>
                <w:rFonts w:ascii="Tahoma" w:eastAsia="Calibri" w:hAnsi="Tahoma" w:cs="Tahoma"/>
                <w:sz w:val="16"/>
                <w:szCs w:val="16"/>
                <w:lang w:eastAsia="en-US"/>
              </w:rPr>
            </w:pPr>
            <w:r w:rsidRPr="000D371D">
              <w:rPr>
                <w:rFonts w:ascii="Tahoma" w:hAnsi="Tahoma" w:cs="Tahoma"/>
                <w:sz w:val="16"/>
                <w:szCs w:val="16"/>
              </w:rPr>
              <w:t>The Provider shall invoice the Council as indicated above. For any question, please contact the contact point of this contract. For aspects other than VAT, the invoice shall conform to the applicable legislation. Unless agreed otherwise between the parties, the invoice shall be in the currency specified in the table of fees (See Section A).</w:t>
            </w:r>
          </w:p>
        </w:tc>
      </w:tr>
    </w:tbl>
    <w:p w14:paraId="5A51899F" w14:textId="1379528C" w:rsidR="00F06E93" w:rsidRPr="00EA2362" w:rsidRDefault="009A6460" w:rsidP="007434E5">
      <w:pPr>
        <w:pBdr>
          <w:bottom w:val="single" w:sz="2" w:space="1" w:color="808080"/>
        </w:pBdr>
        <w:tabs>
          <w:tab w:val="left" w:pos="284"/>
        </w:tabs>
        <w:spacing w:after="120"/>
        <w:ind w:left="-284" w:right="-284"/>
        <w:rPr>
          <w:rFonts w:ascii="Tahoma" w:hAnsi="Tahoma" w:cs="Tahoma"/>
        </w:rPr>
      </w:pPr>
      <w:r w:rsidRPr="00EA2362">
        <w:rPr>
          <w:rFonts w:ascii="Tahoma" w:hAnsi="Tahoma" w:cs="Tahoma"/>
          <w:b/>
        </w:rPr>
        <w:br w:type="page"/>
      </w:r>
      <w:r w:rsidR="00CD22FC" w:rsidRPr="00EA2362">
        <w:rPr>
          <w:rFonts w:ascii="Tahoma" w:hAnsi="Tahoma" w:cs="Tahoma"/>
          <w:b/>
        </w:rPr>
        <w:lastRenderedPageBreak/>
        <w:t>C</w:t>
      </w:r>
      <w:r w:rsidR="00F06E93" w:rsidRPr="00EA2362">
        <w:rPr>
          <w:rFonts w:ascii="Tahoma" w:hAnsi="Tahoma" w:cs="Tahoma"/>
          <w:b/>
        </w:rPr>
        <w:t>. Legal Conditions</w:t>
      </w:r>
    </w:p>
    <w:p w14:paraId="279838B8" w14:textId="77777777" w:rsidR="00274D7C" w:rsidRPr="00EA2362" w:rsidRDefault="00274D7C" w:rsidP="00274D7C">
      <w:pPr>
        <w:autoSpaceDE w:val="0"/>
        <w:autoSpaceDN w:val="0"/>
        <w:jc w:val="center"/>
        <w:rPr>
          <w:rFonts w:ascii="Tahoma" w:hAnsi="Tahoma" w:cs="Tahoma"/>
          <w:b/>
          <w:sz w:val="16"/>
          <w:szCs w:val="16"/>
          <w:lang w:eastAsia="fr-FR"/>
        </w:rPr>
        <w:sectPr w:rsidR="00274D7C" w:rsidRPr="00EA2362" w:rsidSect="009A6460">
          <w:headerReference w:type="default" r:id="rId15"/>
          <w:footerReference w:type="default" r:id="rId16"/>
          <w:headerReference w:type="first" r:id="rId17"/>
          <w:footerReference w:type="first" r:id="rId18"/>
          <w:type w:val="continuous"/>
          <w:pgSz w:w="11907" w:h="16840" w:code="9"/>
          <w:pgMar w:top="284" w:right="1134" w:bottom="851" w:left="1134" w:header="426" w:footer="129" w:gutter="0"/>
          <w:cols w:space="708"/>
          <w:docGrid w:linePitch="360"/>
        </w:sectPr>
      </w:pPr>
      <w:bookmarkStart w:id="1" w:name="_Toc179868643"/>
    </w:p>
    <w:bookmarkEnd w:id="1"/>
    <w:p w14:paraId="74BD2ADE"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1 – General provisions</w:t>
      </w:r>
    </w:p>
    <w:p w14:paraId="18228DE6" w14:textId="77777777" w:rsidR="005920E6" w:rsidRDefault="005920E6" w:rsidP="005920E6">
      <w:pPr>
        <w:pStyle w:val="ListParagraph"/>
        <w:numPr>
          <w:ilvl w:val="1"/>
          <w:numId w:val="14"/>
        </w:numPr>
        <w:tabs>
          <w:tab w:val="left" w:pos="709"/>
        </w:tabs>
        <w:ind w:left="709" w:hanging="709"/>
        <w:jc w:val="both"/>
        <w:rPr>
          <w:rFonts w:ascii="Tahoma" w:eastAsia="Calibri" w:hAnsi="Tahoma" w:cs="Tahoma"/>
          <w:sz w:val="18"/>
          <w:szCs w:val="18"/>
          <w:lang w:eastAsia="en-US"/>
        </w:rPr>
      </w:pPr>
      <w:r w:rsidRPr="001D5CF8">
        <w:rPr>
          <w:rFonts w:ascii="Tahoma" w:eastAsia="Calibri" w:hAnsi="Tahoma" w:cs="Tahoma"/>
          <w:sz w:val="18"/>
          <w:szCs w:val="18"/>
          <w:lang w:eastAsia="en-US"/>
        </w:rPr>
        <w:t>The Provider undertakes, on the conditions and in the manner laid down by common agreement hereafter excluding any accessory verbal agreement, to provide the list of Deliverables reproduced in the Terms of reference (see Section A above) related to the present contract and in the tender submitted by the Provider.</w:t>
      </w:r>
    </w:p>
    <w:p w14:paraId="00AA5ECA" w14:textId="1BC420B5" w:rsidR="005920E6" w:rsidRPr="00BB5076" w:rsidRDefault="005920E6" w:rsidP="005920E6">
      <w:pPr>
        <w:pStyle w:val="ListParagraph"/>
        <w:numPr>
          <w:ilvl w:val="1"/>
          <w:numId w:val="14"/>
        </w:numPr>
        <w:tabs>
          <w:tab w:val="left" w:pos="709"/>
        </w:tabs>
        <w:autoSpaceDE w:val="0"/>
        <w:autoSpaceDN w:val="0"/>
        <w:ind w:left="709" w:hanging="709"/>
        <w:jc w:val="both"/>
        <w:rPr>
          <w:rFonts w:ascii="Tahoma" w:hAnsi="Tahoma" w:cs="Tahoma"/>
          <w:color w:val="000000"/>
          <w:sz w:val="18"/>
          <w:szCs w:val="18"/>
        </w:rPr>
      </w:pPr>
      <w:r w:rsidRPr="001D5CF8">
        <w:rPr>
          <w:rFonts w:ascii="Tahoma" w:eastAsia="Calibri" w:hAnsi="Tahoma" w:cs="Tahoma"/>
          <w:sz w:val="18"/>
          <w:szCs w:val="18"/>
          <w:lang w:eastAsia="en-US"/>
        </w:rPr>
        <w:t>The present contract is composed, by order of precedence, of:</w:t>
      </w:r>
      <w:r w:rsidRPr="001D5CF8">
        <w:rPr>
          <w:rFonts w:ascii="Tahoma" w:eastAsia="Calibri" w:hAnsi="Tahoma" w:cs="Tahoma"/>
          <w:sz w:val="18"/>
          <w:szCs w:val="18"/>
          <w:lang w:eastAsia="en-US"/>
        </w:rPr>
        <w:tab/>
      </w:r>
      <w:r w:rsidRPr="001D5CF8">
        <w:rPr>
          <w:rFonts w:ascii="Tahoma" w:eastAsia="Calibri" w:hAnsi="Tahoma" w:cs="Tahoma"/>
          <w:sz w:val="18"/>
          <w:szCs w:val="18"/>
          <w:lang w:eastAsia="en-US"/>
        </w:rPr>
        <w:br/>
        <w:t>a) the Act of Engagement, in its entirety (cover page, Sections A and B and the present Legal Conditions)</w:t>
      </w:r>
      <w:r w:rsidR="00BB5076">
        <w:rPr>
          <w:rFonts w:ascii="Tahoma" w:eastAsia="Calibri" w:hAnsi="Tahoma" w:cs="Tahoma"/>
          <w:sz w:val="18"/>
          <w:szCs w:val="18"/>
          <w:lang w:eastAsia="en-US"/>
        </w:rPr>
        <w:t xml:space="preserve">; </w:t>
      </w:r>
    </w:p>
    <w:p w14:paraId="4E2785EC" w14:textId="3B103B6B" w:rsidR="00BB5076" w:rsidRDefault="00BB5076" w:rsidP="00BB5076">
      <w:pPr>
        <w:pStyle w:val="ListParagraph"/>
        <w:tabs>
          <w:tab w:val="left" w:pos="709"/>
        </w:tabs>
        <w:autoSpaceDE w:val="0"/>
        <w:autoSpaceDN w:val="0"/>
        <w:ind w:left="709"/>
        <w:jc w:val="both"/>
        <w:rPr>
          <w:rFonts w:ascii="Tahoma" w:eastAsia="Calibri" w:hAnsi="Tahoma" w:cs="Tahoma"/>
          <w:sz w:val="18"/>
          <w:szCs w:val="18"/>
          <w:lang w:eastAsia="en-US"/>
        </w:rPr>
      </w:pPr>
      <w:r>
        <w:rPr>
          <w:rFonts w:ascii="Tahoma" w:eastAsia="Calibri" w:hAnsi="Tahoma" w:cs="Tahoma"/>
          <w:sz w:val="18"/>
          <w:szCs w:val="18"/>
          <w:lang w:eastAsia="en-US"/>
        </w:rPr>
        <w:t>b) the Terms of reference; and</w:t>
      </w:r>
    </w:p>
    <w:p w14:paraId="78C4384E" w14:textId="3BC727FC" w:rsidR="00BB5076" w:rsidRPr="001D5CF8" w:rsidRDefault="00BB5076" w:rsidP="00BB5076">
      <w:pPr>
        <w:pStyle w:val="ListParagraph"/>
        <w:tabs>
          <w:tab w:val="left" w:pos="709"/>
        </w:tabs>
        <w:autoSpaceDE w:val="0"/>
        <w:autoSpaceDN w:val="0"/>
        <w:ind w:left="709"/>
        <w:jc w:val="both"/>
        <w:rPr>
          <w:rFonts w:ascii="Tahoma" w:hAnsi="Tahoma" w:cs="Tahoma"/>
          <w:color w:val="000000"/>
          <w:sz w:val="18"/>
          <w:szCs w:val="18"/>
        </w:rPr>
      </w:pPr>
      <w:r>
        <w:rPr>
          <w:rFonts w:ascii="Tahoma" w:eastAsia="Calibri" w:hAnsi="Tahoma" w:cs="Tahoma"/>
          <w:sz w:val="18"/>
          <w:szCs w:val="18"/>
          <w:lang w:eastAsia="en-US"/>
        </w:rPr>
        <w:t>c) the tender submitted by the provider.</w:t>
      </w:r>
    </w:p>
    <w:p w14:paraId="230321A2" w14:textId="77777777" w:rsidR="005920E6" w:rsidRDefault="005920E6" w:rsidP="005920E6">
      <w:pPr>
        <w:pStyle w:val="ListParagraph"/>
        <w:numPr>
          <w:ilvl w:val="1"/>
          <w:numId w:val="14"/>
        </w:numPr>
        <w:tabs>
          <w:tab w:val="left" w:pos="709"/>
        </w:tabs>
        <w:autoSpaceDE w:val="0"/>
        <w:autoSpaceDN w:val="0"/>
        <w:ind w:left="709" w:hanging="709"/>
        <w:jc w:val="both"/>
        <w:rPr>
          <w:rFonts w:ascii="Tahoma" w:hAnsi="Tahoma" w:cs="Tahoma"/>
          <w:color w:val="000000"/>
          <w:sz w:val="18"/>
          <w:szCs w:val="18"/>
        </w:rPr>
      </w:pPr>
      <w:r w:rsidRPr="001D5CF8">
        <w:rPr>
          <w:rFonts w:ascii="Tahoma" w:hAnsi="Tahoma" w:cs="Tahoma"/>
          <w:color w:val="000000"/>
          <w:sz w:val="18"/>
          <w:szCs w:val="18"/>
        </w:rPr>
        <w:t>Any general purchasing terms and conditions of the Provider shall never prevail over these legal conditions. Any provision proffered by the Provider in its documents (general conditions or correspondence) conflicting with the clauses of these legal conditions shall be deemed void, except for any clauses which may be more favourable to the Council.</w:t>
      </w:r>
    </w:p>
    <w:p w14:paraId="4A2E0ACF" w14:textId="77777777" w:rsidR="005920E6" w:rsidRPr="00083D6F" w:rsidRDefault="005920E6" w:rsidP="005920E6">
      <w:pPr>
        <w:pStyle w:val="ListParagraph"/>
        <w:numPr>
          <w:ilvl w:val="1"/>
          <w:numId w:val="14"/>
        </w:numPr>
        <w:tabs>
          <w:tab w:val="left" w:pos="709"/>
        </w:tabs>
        <w:autoSpaceDE w:val="0"/>
        <w:autoSpaceDN w:val="0"/>
        <w:ind w:left="709" w:hanging="709"/>
        <w:jc w:val="both"/>
        <w:rPr>
          <w:rFonts w:ascii="Tahoma" w:hAnsi="Tahoma" w:cs="Tahoma"/>
          <w:color w:val="000000"/>
          <w:sz w:val="18"/>
          <w:szCs w:val="18"/>
        </w:rPr>
      </w:pPr>
      <w:r w:rsidRPr="00083D6F">
        <w:rPr>
          <w:rFonts w:ascii="Tahoma" w:hAnsi="Tahoma" w:cs="Tahoma"/>
          <w:sz w:val="18"/>
          <w:szCs w:val="18"/>
          <w:lang w:eastAsia="fr-FR"/>
        </w:rPr>
        <w:t>For the purposes of this Contract:</w:t>
      </w:r>
      <w:r>
        <w:rPr>
          <w:rFonts w:ascii="Tahoma" w:hAnsi="Tahoma" w:cs="Tahoma"/>
          <w:color w:val="000000"/>
          <w:sz w:val="18"/>
          <w:szCs w:val="18"/>
        </w:rPr>
        <w:tab/>
      </w:r>
      <w:r>
        <w:rPr>
          <w:rFonts w:ascii="Tahoma" w:hAnsi="Tahoma" w:cs="Tahoma"/>
          <w:color w:val="000000"/>
          <w:sz w:val="18"/>
          <w:szCs w:val="18"/>
        </w:rPr>
        <w:br/>
        <w:t xml:space="preserve">a) </w:t>
      </w:r>
      <w:r w:rsidRPr="00083D6F">
        <w:rPr>
          <w:rFonts w:ascii="Tahoma" w:hAnsi="Tahoma" w:cs="Tahoma"/>
          <w:sz w:val="18"/>
          <w:szCs w:val="18"/>
          <w:lang w:eastAsia="fr-FR"/>
        </w:rPr>
        <w:t>“Contract” shall refer to the documents described in 1.2, above;</w:t>
      </w:r>
      <w:r>
        <w:rPr>
          <w:rFonts w:ascii="Tahoma" w:hAnsi="Tahoma" w:cs="Tahoma"/>
          <w:color w:val="000000"/>
          <w:sz w:val="18"/>
          <w:szCs w:val="18"/>
        </w:rPr>
        <w:tab/>
      </w:r>
      <w:r>
        <w:rPr>
          <w:rFonts w:ascii="Tahoma" w:hAnsi="Tahoma" w:cs="Tahoma"/>
          <w:color w:val="000000"/>
          <w:sz w:val="18"/>
          <w:szCs w:val="18"/>
        </w:rPr>
        <w:br/>
        <w:t xml:space="preserve">b) </w:t>
      </w:r>
      <w:r w:rsidRPr="00083D6F">
        <w:rPr>
          <w:rFonts w:ascii="Tahoma" w:hAnsi="Tahoma" w:cs="Tahoma"/>
          <w:sz w:val="18"/>
          <w:szCs w:val="18"/>
          <w:lang w:eastAsia="fr-FR"/>
        </w:rPr>
        <w:t>“Council” shall mean the Council of Europe;</w:t>
      </w:r>
      <w:r>
        <w:rPr>
          <w:rFonts w:ascii="Tahoma" w:hAnsi="Tahoma" w:cs="Tahoma"/>
          <w:color w:val="000000"/>
          <w:sz w:val="18"/>
          <w:szCs w:val="18"/>
        </w:rPr>
        <w:tab/>
      </w:r>
      <w:r>
        <w:rPr>
          <w:rFonts w:ascii="Tahoma" w:hAnsi="Tahoma" w:cs="Tahoma"/>
          <w:color w:val="000000"/>
          <w:sz w:val="18"/>
          <w:szCs w:val="18"/>
        </w:rPr>
        <w:br/>
        <w:t xml:space="preserve">c) </w:t>
      </w:r>
      <w:r w:rsidRPr="00083D6F">
        <w:rPr>
          <w:rFonts w:ascii="Tahoma" w:hAnsi="Tahoma" w:cs="Tahoma"/>
          <w:sz w:val="18"/>
          <w:szCs w:val="18"/>
          <w:lang w:eastAsia="fr-FR"/>
        </w:rPr>
        <w:t xml:space="preserve">“Deliverables” shall mean the services or goods as described in the </w:t>
      </w:r>
      <w:r w:rsidRPr="00083D6F">
        <w:rPr>
          <w:rFonts w:ascii="Tahoma" w:eastAsia="Calibri" w:hAnsi="Tahoma" w:cs="Tahoma"/>
          <w:sz w:val="18"/>
          <w:szCs w:val="18"/>
          <w:lang w:eastAsia="en-US"/>
        </w:rPr>
        <w:t>Terms of reference</w:t>
      </w:r>
      <w:r w:rsidRPr="00083D6F">
        <w:rPr>
          <w:rFonts w:ascii="Tahoma" w:hAnsi="Tahoma" w:cs="Tahoma"/>
          <w:sz w:val="18"/>
          <w:szCs w:val="18"/>
          <w:lang w:eastAsia="fr-FR"/>
        </w:rPr>
        <w:t>;</w:t>
      </w:r>
      <w:r>
        <w:rPr>
          <w:rFonts w:ascii="Tahoma" w:hAnsi="Tahoma" w:cs="Tahoma"/>
          <w:sz w:val="18"/>
          <w:szCs w:val="18"/>
          <w:lang w:eastAsia="fr-FR"/>
        </w:rPr>
        <w:tab/>
      </w:r>
      <w:r w:rsidRPr="00083D6F">
        <w:rPr>
          <w:rFonts w:ascii="Tahoma" w:hAnsi="Tahoma" w:cs="Tahoma"/>
          <w:sz w:val="18"/>
          <w:szCs w:val="18"/>
          <w:lang w:eastAsia="fr-FR"/>
        </w:rPr>
        <w:t xml:space="preserve"> </w:t>
      </w:r>
      <w:r>
        <w:rPr>
          <w:rFonts w:ascii="Tahoma" w:hAnsi="Tahoma" w:cs="Tahoma"/>
          <w:color w:val="000000"/>
          <w:sz w:val="18"/>
          <w:szCs w:val="18"/>
        </w:rPr>
        <w:br/>
        <w:t xml:space="preserve">d) </w:t>
      </w:r>
      <w:r w:rsidRPr="00083D6F">
        <w:rPr>
          <w:rFonts w:ascii="Tahoma" w:hAnsi="Tahoma" w:cs="Tahoma"/>
          <w:sz w:val="18"/>
          <w:szCs w:val="18"/>
          <w:lang w:eastAsia="fr-FR"/>
        </w:rPr>
        <w:t>“Parties” shall mean the Council and the Provider;</w:t>
      </w:r>
      <w:r>
        <w:rPr>
          <w:rFonts w:ascii="Tahoma" w:hAnsi="Tahoma" w:cs="Tahoma"/>
          <w:sz w:val="18"/>
          <w:szCs w:val="18"/>
          <w:lang w:eastAsia="fr-FR"/>
        </w:rPr>
        <w:tab/>
      </w:r>
      <w:r>
        <w:rPr>
          <w:rFonts w:ascii="Tahoma" w:hAnsi="Tahoma" w:cs="Tahoma"/>
          <w:color w:val="000000"/>
          <w:sz w:val="18"/>
          <w:szCs w:val="18"/>
        </w:rPr>
        <w:br/>
        <w:t xml:space="preserve">e) </w:t>
      </w:r>
      <w:r w:rsidRPr="00083D6F">
        <w:rPr>
          <w:rFonts w:ascii="Tahoma" w:hAnsi="Tahoma" w:cs="Tahoma"/>
          <w:sz w:val="18"/>
          <w:szCs w:val="18"/>
          <w:lang w:eastAsia="fr-FR"/>
        </w:rPr>
        <w:t>“Provider” shall mean the legal or physical person selected by the Council for the provision of the Deliverables</w:t>
      </w:r>
      <w:r w:rsidRPr="00083D6F">
        <w:rPr>
          <w:rFonts w:ascii="Tahoma" w:hAnsi="Tahoma" w:cs="Tahoma"/>
          <w:color w:val="000000"/>
          <w:sz w:val="18"/>
          <w:szCs w:val="18"/>
          <w:lang w:eastAsia="fr-FR"/>
        </w:rPr>
        <w:t>. This person may equally be referred to as the “Service Provider” or the “Consultant”.</w:t>
      </w:r>
      <w:bookmarkStart w:id="2" w:name="_Toc179868644"/>
    </w:p>
    <w:p w14:paraId="63618D10" w14:textId="77777777" w:rsidR="005920E6" w:rsidRPr="00B25DD7"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B25DD7">
        <w:rPr>
          <w:rFonts w:ascii="Tahoma" w:hAnsi="Tahoma" w:cs="Tahoma"/>
          <w:b/>
          <w:smallCaps/>
          <w:color w:val="365F91" w:themeColor="accent1" w:themeShade="BF"/>
          <w:sz w:val="18"/>
          <w:szCs w:val="18"/>
          <w:lang w:eastAsia="fr-FR"/>
        </w:rPr>
        <w:t>Article 2 – Duration</w:t>
      </w:r>
    </w:p>
    <w:p w14:paraId="306D8996" w14:textId="77777777" w:rsidR="005920E6" w:rsidRPr="000D371D" w:rsidRDefault="005920E6" w:rsidP="005920E6">
      <w:pPr>
        <w:tabs>
          <w:tab w:val="left" w:pos="284"/>
        </w:tabs>
        <w:jc w:val="both"/>
        <w:rPr>
          <w:rFonts w:ascii="Tahoma" w:eastAsia="Calibri" w:hAnsi="Tahoma" w:cs="Tahoma"/>
          <w:sz w:val="18"/>
          <w:szCs w:val="18"/>
          <w:lang w:val="en-US" w:eastAsia="en-US"/>
        </w:rPr>
      </w:pPr>
      <w:r w:rsidRPr="000D371D">
        <w:rPr>
          <w:rFonts w:ascii="Tahoma" w:eastAsia="Calibri" w:hAnsi="Tahoma" w:cs="Tahoma"/>
          <w:sz w:val="18"/>
          <w:szCs w:val="18"/>
          <w:lang w:val="en-US" w:eastAsia="en-US"/>
        </w:rPr>
        <w:t xml:space="preserve">The contract is concluded until complete execution of the obligations of the parties and takes effect as from the date of its signature by both parties. The services shall be executed in accordance with the timeframe indicated in the </w:t>
      </w:r>
      <w:r w:rsidRPr="000D371D">
        <w:rPr>
          <w:rFonts w:ascii="Tahoma" w:eastAsia="Calibri" w:hAnsi="Tahoma" w:cs="Tahoma"/>
          <w:sz w:val="18"/>
          <w:szCs w:val="18"/>
          <w:lang w:eastAsia="en-US"/>
        </w:rPr>
        <w:t xml:space="preserve">Terms of reference </w:t>
      </w:r>
      <w:r w:rsidRPr="000D371D">
        <w:rPr>
          <w:rFonts w:ascii="Tahoma" w:eastAsia="Calibri" w:hAnsi="Tahoma" w:cs="Tahoma"/>
          <w:sz w:val="18"/>
          <w:szCs w:val="18"/>
          <w:lang w:val="en-US" w:eastAsia="en-US"/>
        </w:rPr>
        <w:t>or, by default, as agreed in any prior correspondence.</w:t>
      </w:r>
    </w:p>
    <w:p w14:paraId="7544131C" w14:textId="77777777" w:rsidR="005920E6" w:rsidRPr="00B25DD7"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B25DD7">
        <w:rPr>
          <w:rFonts w:ascii="Tahoma" w:hAnsi="Tahoma" w:cs="Tahoma"/>
          <w:b/>
          <w:smallCaps/>
          <w:color w:val="365F91" w:themeColor="accent1" w:themeShade="BF"/>
          <w:sz w:val="18"/>
          <w:szCs w:val="18"/>
          <w:lang w:eastAsia="fr-FR"/>
        </w:rPr>
        <w:t>Article 3 – Obligations of the Provider</w:t>
      </w:r>
    </w:p>
    <w:p w14:paraId="4F9E0E49"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3.1 General obligations</w:t>
      </w:r>
    </w:p>
    <w:p w14:paraId="7D96DCC2" w14:textId="77777777" w:rsidR="005920E6" w:rsidRDefault="005920E6" w:rsidP="00375BEA">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The Provider bears sole responsibility for all the decisions made and the human, technical, logistic and material resources used in the context of the Contract in order to provide the Deliverables, with due respect for the Council of Europe’s needs and constraints, as contractually defined.</w:t>
      </w:r>
    </w:p>
    <w:p w14:paraId="1FA0014E" w14:textId="77777777" w:rsidR="005920E6" w:rsidRPr="001D5CF8" w:rsidRDefault="005920E6" w:rsidP="00375BEA">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color w:val="000000"/>
          <w:sz w:val="18"/>
          <w:szCs w:val="18"/>
          <w:lang w:eastAsia="fr-FR"/>
        </w:rPr>
        <w:t>The Provider recognises that it is subject to a general obligation to provide advice, including, but not limited to, an obligation to provide any relevant information or recommendations to the Council. In this context, the Provider shall supply to the Council all the advice, warnings and recommendations necessary particularly in terms of quality of Deliverables, security and compliance with professional standards. The Provider also undertakes to inform the Council as soon as it becomes aware, during the execution of the Contract, of any initiatives and/or adopted laws and regulations, policies, strategies or action plans or any other development related to the object of the Contract.</w:t>
      </w:r>
    </w:p>
    <w:p w14:paraId="585EC65B"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3.2 Intellectual services</w:t>
      </w:r>
    </w:p>
    <w:p w14:paraId="46EC73AA" w14:textId="5B4EA11E"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 xml:space="preserve">The provisions of Articles 3.2.2 to </w:t>
      </w:r>
      <w:r w:rsidR="00C403EF">
        <w:rPr>
          <w:rFonts w:ascii="Tahoma" w:hAnsi="Tahoma" w:cs="Tahoma"/>
          <w:sz w:val="18"/>
          <w:szCs w:val="18"/>
          <w:lang w:eastAsia="fr-FR"/>
        </w:rPr>
        <w:t>3.2.10</w:t>
      </w:r>
      <w:r w:rsidRPr="001D5CF8">
        <w:rPr>
          <w:rFonts w:ascii="Tahoma" w:hAnsi="Tahoma" w:cs="Tahoma"/>
          <w:sz w:val="18"/>
          <w:szCs w:val="18"/>
          <w:lang w:eastAsia="fr-FR"/>
        </w:rPr>
        <w:t xml:space="preserve"> shall apply insofar as the contract concerns the provision of intellectual services.</w:t>
      </w:r>
    </w:p>
    <w:p w14:paraId="781E1C18" w14:textId="77777777" w:rsidR="005920E6" w:rsidRPr="001D5CF8"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eastAsia="Calibri" w:hAnsi="Tahoma" w:cs="Tahoma"/>
          <w:color w:val="000000"/>
          <w:sz w:val="18"/>
          <w:szCs w:val="18"/>
          <w:lang w:eastAsia="fr-FR"/>
        </w:rPr>
        <w:t xml:space="preserve">Unless agreed otherwise by the Parties, any written documents prepared by the Provider under the contract shall be written in English and produced on a word processing file. </w:t>
      </w:r>
      <w:r w:rsidRPr="001D5CF8">
        <w:rPr>
          <w:rFonts w:ascii="Tahoma" w:eastAsia="Calibri" w:hAnsi="Tahoma" w:cs="Tahoma"/>
          <w:bCs/>
          <w:color w:val="000000"/>
          <w:sz w:val="18"/>
          <w:szCs w:val="18"/>
          <w:lang w:eastAsia="fr-FR"/>
        </w:rPr>
        <w:t>In case the Parties agree that a written document shall be prepared in a language other than English or French, a summary in English or French shall be included in the said document.</w:t>
      </w:r>
    </w:p>
    <w:p w14:paraId="3628AEAB"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Unless agreed otherwise by the Parties, all written documents of more than 1,500 words shall be preceded or accompanied by a text summarising the subject and main conclusions and shall not, unless specifically required, exceed 5,000 words.</w:t>
      </w:r>
    </w:p>
    <w:p w14:paraId="51C1A9D1"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The Provider guarantees that the Deliverables conform to the highest academic standards.</w:t>
      </w:r>
    </w:p>
    <w:p w14:paraId="0D9C8CA6"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 xml:space="preserve">The Provider cedes irrevocably and exclusively to the Council throughout the entire world and for the entire period of copyright protection, all rights on the Deliverable(s) produced as a result of the execution of the present contract. Such rights shall include in particular the right to use, reproduce, represent, publish, adapt, translate and distribute – or to have used, reproduced, represented, published, adapted, translated and distributed - in any country, in any language, in any form and on any kind of support, including on a CD-ROM or the Internet, the said Deliverables, or any part thereof. </w:t>
      </w:r>
    </w:p>
    <w:p w14:paraId="49CC67FD"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The Council reserves the right to exercise the above-mentioned rights for any purpose falling within its activities.</w:t>
      </w:r>
    </w:p>
    <w:p w14:paraId="41BE2AC7"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The Provider guarantees that use by the Council of the Deliverable(s) produced as a result of the execution of the present contract will not infringe the rights of third parties. However, should the Council incur liability as the result of any such infringement; the Provider will compensate it in full for any damage it may suffer in consequence.</w:t>
      </w:r>
    </w:p>
    <w:p w14:paraId="377BF447"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Notwithstanding the provision in Article 3.2.5 above, the Council may, on prior application by the Provider, authorise the Provider to use the Deliverable(s) referred to above. When giving the Provider such authority, the Council will inform the Provider of any conditions to which such use may be subject.</w:t>
      </w:r>
    </w:p>
    <w:p w14:paraId="2957156C"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Any intellectual property rights of the Provider over methods, knowledge and information which are in existence at the date of the conclusion of the Contract and which are comprised in or necessary for or arising from the performance of the Contract shall remain the property of the Provider. However, in consideration of the fees payable pursuant to the Contract the Provider hereby grants the Council a non-exclusive and free licence for the entire world and for the entire period of protection by the applicable intellectual property rights law for the use of such methods, knowledge and information insofar as they are an integral part of the Deliverable(s).</w:t>
      </w:r>
    </w:p>
    <w:p w14:paraId="0CDD8A9B" w14:textId="77777777" w:rsidR="005920E6" w:rsidRPr="008032A9"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If the Deliverable(s) result(s) in the provision of a training session, and provided the training materials are not the property of the Council, the Provider shall grant the participants in the training a non-exclusive licence for the entire world and for the entire period of protection by the applicable intellectual property rights law for their own professional use of those training materials.</w:t>
      </w:r>
    </w:p>
    <w:p w14:paraId="2A1B22E5"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3.3 Health and social insurance of the Provider or its employees</w:t>
      </w:r>
    </w:p>
    <w:p w14:paraId="6E1662B6"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lastRenderedPageBreak/>
        <w:t>The Provider shall undertake all necessary measures to arrange for health and social insurance during the entire contract. The Provider acknowledges and accepts in this regard that the Council shall not assume any responsibility for any health and social risks concerning illness, maternity or accident which might occur during the performance of work under the contract.</w:t>
      </w:r>
    </w:p>
    <w:p w14:paraId="6BD5D0CF"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3.4 Fiscal obligations</w:t>
      </w:r>
    </w:p>
    <w:p w14:paraId="04B8763C"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 xml:space="preserve">The Provider undertakes to inform the Council about any change of its status with regard to VAT, to observe all applicable rules and to comply with its fiscal obligations in: </w:t>
      </w:r>
    </w:p>
    <w:p w14:paraId="339C97F7" w14:textId="77777777" w:rsidR="005920E6" w:rsidRPr="00D0286A" w:rsidRDefault="005920E6" w:rsidP="005920E6">
      <w:pPr>
        <w:tabs>
          <w:tab w:val="left" w:pos="426"/>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a) submitting a request for payment, or an invoice, to the Council in conformity with the applicable legislation;</w:t>
      </w:r>
    </w:p>
    <w:p w14:paraId="197EB31A" w14:textId="77777777" w:rsidR="005920E6" w:rsidRPr="00D0286A" w:rsidRDefault="005920E6" w:rsidP="005920E6">
      <w:pPr>
        <w:tabs>
          <w:tab w:val="left" w:pos="142"/>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 xml:space="preserve">b) declaring all </w:t>
      </w:r>
      <w:r>
        <w:rPr>
          <w:rFonts w:ascii="Tahoma" w:hAnsi="Tahoma" w:cs="Tahoma"/>
          <w:sz w:val="18"/>
          <w:szCs w:val="18"/>
          <w:lang w:eastAsia="fr-FR"/>
        </w:rPr>
        <w:tab/>
      </w:r>
      <w:r w:rsidRPr="00D0286A">
        <w:rPr>
          <w:rFonts w:ascii="Tahoma" w:hAnsi="Tahoma" w:cs="Tahoma"/>
          <w:sz w:val="18"/>
          <w:szCs w:val="18"/>
          <w:lang w:eastAsia="fr-FR"/>
        </w:rPr>
        <w:t>fees received from the Council for tax purposes as required in his/her/its country of fiscal residence.</w:t>
      </w:r>
    </w:p>
    <w:p w14:paraId="2CA9B427"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3.5 Loyalty and confidentiality</w:t>
      </w:r>
    </w:p>
    <w:p w14:paraId="05710F7E" w14:textId="77777777" w:rsidR="005920E6" w:rsidRDefault="005920E6" w:rsidP="005920E6">
      <w:pPr>
        <w:pStyle w:val="ListParagraph"/>
        <w:numPr>
          <w:ilvl w:val="0"/>
          <w:numId w:val="18"/>
        </w:numPr>
        <w:tabs>
          <w:tab w:val="left" w:pos="284"/>
        </w:tabs>
        <w:autoSpaceDE w:val="0"/>
        <w:autoSpaceDN w:val="0"/>
        <w:ind w:left="567"/>
        <w:jc w:val="both"/>
        <w:rPr>
          <w:rFonts w:ascii="Tahoma" w:hAnsi="Tahoma" w:cs="Tahoma"/>
          <w:sz w:val="18"/>
          <w:szCs w:val="18"/>
          <w:lang w:eastAsia="fr-FR"/>
        </w:rPr>
      </w:pPr>
      <w:r w:rsidRPr="00C3395C">
        <w:rPr>
          <w:rFonts w:ascii="Tahoma" w:hAnsi="Tahoma" w:cs="Tahoma"/>
          <w:sz w:val="18"/>
          <w:szCs w:val="18"/>
          <w:lang w:eastAsia="fr-FR"/>
        </w:rPr>
        <w:t xml:space="preserve">In the performance of the present contract, the Provider will not seek or accept instructions from any government or any authority external to the Council. The Provider undertakes to comply with the Council’s directives for the completion of the Deliverables and to refrain from any word or act that may be construed as committing the Council. </w:t>
      </w:r>
    </w:p>
    <w:p w14:paraId="5D6C07A6" w14:textId="6F0D18F4" w:rsidR="005920E6" w:rsidRPr="00C3395C" w:rsidRDefault="005920E6" w:rsidP="005920E6">
      <w:pPr>
        <w:pStyle w:val="ListParagraph"/>
        <w:numPr>
          <w:ilvl w:val="0"/>
          <w:numId w:val="18"/>
        </w:numPr>
        <w:tabs>
          <w:tab w:val="left" w:pos="284"/>
        </w:tabs>
        <w:autoSpaceDE w:val="0"/>
        <w:autoSpaceDN w:val="0"/>
        <w:ind w:left="567"/>
        <w:jc w:val="both"/>
        <w:rPr>
          <w:rFonts w:ascii="Tahoma" w:hAnsi="Tahoma" w:cs="Tahoma"/>
          <w:sz w:val="18"/>
          <w:szCs w:val="18"/>
          <w:lang w:eastAsia="fr-FR"/>
        </w:rPr>
      </w:pPr>
      <w:r w:rsidRPr="00C3395C">
        <w:rPr>
          <w:rFonts w:ascii="Tahoma" w:hAnsi="Tahoma" w:cs="Tahoma"/>
          <w:sz w:val="18"/>
          <w:szCs w:val="18"/>
          <w:lang w:eastAsia="fr-FR"/>
        </w:rPr>
        <w:t>The Provider shall observe the utmost discretion in all matters concerning the contract, and particularly any matters or data that have been or are to be recorded that come to the Provider’s attention in the performance of the contract. Unless obliged to do so under the terms of the contract, or expressly authorised to do so by the Secretary General of the Council, the Provider shall refrain at all times from communicating to any person, legal entity, government or authority external to the Council any information which has not been made public and which has come to the Provider’s notice as a result of dealings with the Council.  Nor shall the Provider seek to gain private benefit from such information.  Neither the expiry of the contract nor its termination by the Council shall lift these obligations.</w:t>
      </w:r>
    </w:p>
    <w:p w14:paraId="146E51F6"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 xml:space="preserve">3.6 Disclosure of the terms of the contract </w:t>
      </w:r>
    </w:p>
    <w:p w14:paraId="674AF7FF" w14:textId="77777777" w:rsidR="005920E6" w:rsidRDefault="005920E6" w:rsidP="005920E6">
      <w:pPr>
        <w:pStyle w:val="ListParagraph"/>
        <w:numPr>
          <w:ilvl w:val="0"/>
          <w:numId w:val="19"/>
        </w:numPr>
        <w:tabs>
          <w:tab w:val="left" w:pos="284"/>
        </w:tabs>
        <w:autoSpaceDE w:val="0"/>
        <w:autoSpaceDN w:val="0"/>
        <w:ind w:left="567" w:hanging="567"/>
        <w:jc w:val="both"/>
        <w:rPr>
          <w:rFonts w:ascii="Tahoma" w:hAnsi="Tahoma" w:cs="Tahoma"/>
          <w:sz w:val="18"/>
          <w:szCs w:val="18"/>
          <w:lang w:eastAsia="fr-FR"/>
        </w:rPr>
      </w:pPr>
      <w:r w:rsidRPr="00C3395C">
        <w:rPr>
          <w:rFonts w:ascii="Tahoma" w:hAnsi="Tahoma" w:cs="Tahoma"/>
          <w:sz w:val="18"/>
          <w:szCs w:val="18"/>
          <w:lang w:eastAsia="fr-FR"/>
        </w:rPr>
        <w:t>The Provider is informed and gives an authorisation of disclosure of all relevant terms of the contract, including identity and price, for the purposes of internal and external audit and to the Committee of Ministers and to the Parliamentary Assembly of the Council with a view to these latter discharging their statutory functions, as well as for the purpose of meeting the publication and transparency requirements of the Council of Europe or its donors. The Provider authorises the publication, in any form and medium, including the websites of the Council of Europe or its donors, of the title of the contract/projects, the nature and purpose of the contract/projects, name and locality of the Provider and amount of the contract/project.</w:t>
      </w:r>
    </w:p>
    <w:p w14:paraId="4218E33A" w14:textId="77777777" w:rsidR="005920E6" w:rsidRPr="00C3395C" w:rsidRDefault="005920E6" w:rsidP="005920E6">
      <w:pPr>
        <w:pStyle w:val="ListParagraph"/>
        <w:numPr>
          <w:ilvl w:val="0"/>
          <w:numId w:val="19"/>
        </w:numPr>
        <w:tabs>
          <w:tab w:val="left" w:pos="284"/>
        </w:tabs>
        <w:autoSpaceDE w:val="0"/>
        <w:autoSpaceDN w:val="0"/>
        <w:ind w:left="567" w:hanging="567"/>
        <w:jc w:val="both"/>
        <w:rPr>
          <w:rFonts w:ascii="Tahoma" w:hAnsi="Tahoma" w:cs="Tahoma"/>
          <w:sz w:val="18"/>
          <w:szCs w:val="18"/>
          <w:lang w:eastAsia="fr-FR"/>
        </w:rPr>
      </w:pPr>
      <w:r w:rsidRPr="00C3395C">
        <w:rPr>
          <w:rFonts w:ascii="Tahoma" w:hAnsi="Tahoma" w:cs="Tahoma"/>
          <w:sz w:val="18"/>
          <w:szCs w:val="18"/>
          <w:lang w:eastAsia="fr-FR"/>
        </w:rPr>
        <w:t>Whenever appropriate, specific confidentiality measures shall be taken by the Council to preserve the vital interests of the Provider.</w:t>
      </w:r>
    </w:p>
    <w:p w14:paraId="4FD20FFF" w14:textId="77777777" w:rsidR="005920E6" w:rsidRPr="00C3395C"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C3395C">
        <w:rPr>
          <w:rFonts w:ascii="Tahoma" w:hAnsi="Tahoma" w:cs="Tahoma"/>
          <w:b/>
          <w:color w:val="365F91" w:themeColor="accent1" w:themeShade="BF"/>
          <w:sz w:val="18"/>
          <w:szCs w:val="18"/>
          <w:u w:val="single"/>
          <w:lang w:eastAsia="fr-FR"/>
        </w:rPr>
        <w:t>3.7 Use of the Council of Europe’s name</w:t>
      </w:r>
    </w:p>
    <w:p w14:paraId="48BC8101"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The Provider shall not use the Council’s name, flag or logo without prior authorisation of the Council.</w:t>
      </w:r>
    </w:p>
    <w:p w14:paraId="02ADD544" w14:textId="77777777" w:rsidR="005920E6" w:rsidRPr="00C3395C"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C3395C">
        <w:rPr>
          <w:rFonts w:ascii="Tahoma" w:hAnsi="Tahoma" w:cs="Tahoma"/>
          <w:b/>
          <w:color w:val="365F91" w:themeColor="accent1" w:themeShade="BF"/>
          <w:sz w:val="18"/>
          <w:szCs w:val="18"/>
          <w:u w:val="single"/>
          <w:lang w:eastAsia="fr-FR"/>
        </w:rPr>
        <w:t>3.8 Data Protection</w:t>
      </w:r>
    </w:p>
    <w:bookmarkEnd w:id="2"/>
    <w:p w14:paraId="61DB3345" w14:textId="77777777" w:rsidR="005920E6" w:rsidRDefault="005920E6" w:rsidP="005920E6">
      <w:pPr>
        <w:pStyle w:val="ListParagraph"/>
        <w:numPr>
          <w:ilvl w:val="0"/>
          <w:numId w:val="20"/>
        </w:numPr>
        <w:ind w:left="567" w:hanging="567"/>
        <w:jc w:val="both"/>
        <w:rPr>
          <w:rFonts w:ascii="Tahoma" w:hAnsi="Tahoma" w:cs="Tahoma"/>
          <w:bCs/>
          <w:color w:val="000000" w:themeColor="text1"/>
          <w:sz w:val="18"/>
          <w:szCs w:val="18"/>
        </w:rPr>
      </w:pPr>
      <w:r w:rsidRPr="00C3395C">
        <w:rPr>
          <w:rFonts w:ascii="Tahoma" w:hAnsi="Tahoma" w:cs="Tahoma"/>
          <w:bCs/>
          <w:color w:val="000000" w:themeColor="text1"/>
          <w:sz w:val="18"/>
          <w:szCs w:val="18"/>
        </w:rPr>
        <w:t>Without prejudice to the other provisions of this contract, the Parties undertake, in the execution of this contract, to comply at all times with the legislation applicable to each of them concerning the processing of personal data.</w:t>
      </w:r>
    </w:p>
    <w:p w14:paraId="314AC64C" w14:textId="77777777" w:rsidR="005920E6" w:rsidRPr="00C3395C" w:rsidRDefault="005920E6" w:rsidP="005920E6">
      <w:pPr>
        <w:pStyle w:val="ListParagraph"/>
        <w:numPr>
          <w:ilvl w:val="0"/>
          <w:numId w:val="20"/>
        </w:numPr>
        <w:ind w:left="567" w:hanging="567"/>
        <w:jc w:val="both"/>
        <w:rPr>
          <w:rFonts w:ascii="Tahoma" w:hAnsi="Tahoma" w:cs="Tahoma"/>
          <w:bCs/>
          <w:color w:val="000000" w:themeColor="text1"/>
          <w:sz w:val="18"/>
          <w:szCs w:val="18"/>
        </w:rPr>
      </w:pPr>
      <w:r w:rsidRPr="00C3395C">
        <w:rPr>
          <w:rFonts w:ascii="Tahoma" w:hAnsi="Tahoma" w:cs="Tahoma"/>
          <w:bCs/>
          <w:color w:val="000000" w:themeColor="text1"/>
          <w:sz w:val="18"/>
          <w:szCs w:val="18"/>
        </w:rPr>
        <w:t>Where the Provider, pursuant to its obligations under this contract, processes personal data on behalf of the Council, it shall:</w:t>
      </w:r>
    </w:p>
    <w:p w14:paraId="1CA60F21" w14:textId="77777777" w:rsidR="005920E6" w:rsidRPr="00C3395C"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Process personal data only in accordance with written instructions from the Council;</w:t>
      </w:r>
    </w:p>
    <w:p w14:paraId="299F1D56"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Process personal data only to the extent and in such manner as is necessary for the execution of the contract, or as otherwise notified by the Council;</w:t>
      </w:r>
    </w:p>
    <w:p w14:paraId="5835367F"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Implement appropriate technological measures to protect personal data against accidental loss, destruction, damage, alteration or disclosure. These measures shall be appropriate to the harm which might result from any unauthorised or unlawful processing, accidental loss, destruction, or damage while having regard to the nature of the personal data which is to be protected;</w:t>
      </w:r>
    </w:p>
    <w:p w14:paraId="0C788034"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Take reasonable steps to ensure the reliability of the Provider’s employees having access to the personal data and to ensure that they have committed themselves to confidentiality or are under an appropriate statutory obligation of confidentiality and thus agree to comply with the data protection obligations set out in this contract;</w:t>
      </w:r>
    </w:p>
    <w:p w14:paraId="05DB0B1C"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Obtain written consent from the Council prior to any transfer of possession or responsibility for the personal data to any subcontractors. If the Council chooses to authorise subcontracting, the same data protection obligations as set out in this contract shall be imposed on the subcontractor by way of a contract. The Provider shall remain fully liable to the Council for the performance of that subcontractor’s obligations.</w:t>
      </w:r>
    </w:p>
    <w:p w14:paraId="3F45D7D6"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Notify the Council within five working days if it receives:</w:t>
      </w:r>
      <w:r>
        <w:rPr>
          <w:rFonts w:ascii="Tahoma" w:hAnsi="Tahoma" w:cs="Tahoma"/>
          <w:bCs/>
          <w:color w:val="000000" w:themeColor="text1"/>
          <w:sz w:val="18"/>
          <w:szCs w:val="18"/>
        </w:rPr>
        <w:tab/>
      </w:r>
      <w:r>
        <w:rPr>
          <w:rFonts w:ascii="Tahoma" w:hAnsi="Tahoma" w:cs="Tahoma"/>
          <w:bCs/>
          <w:color w:val="000000" w:themeColor="text1"/>
          <w:sz w:val="18"/>
          <w:szCs w:val="18"/>
        </w:rPr>
        <w:br/>
        <w:t xml:space="preserve">a. </w:t>
      </w:r>
      <w:r w:rsidRPr="00C3395C">
        <w:rPr>
          <w:rFonts w:ascii="Tahoma" w:hAnsi="Tahoma" w:cs="Tahoma"/>
          <w:bCs/>
          <w:color w:val="000000" w:themeColor="text1"/>
          <w:sz w:val="18"/>
          <w:szCs w:val="18"/>
        </w:rPr>
        <w:t>a request from a data subject to have access (including rectification, deletion and objection) to that person’s personal data; or</w:t>
      </w:r>
      <w:r>
        <w:rPr>
          <w:rFonts w:ascii="Tahoma" w:hAnsi="Tahoma" w:cs="Tahoma"/>
          <w:bCs/>
          <w:color w:val="000000" w:themeColor="text1"/>
          <w:sz w:val="18"/>
          <w:szCs w:val="18"/>
        </w:rPr>
        <w:tab/>
      </w:r>
      <w:r>
        <w:rPr>
          <w:rFonts w:ascii="Tahoma" w:hAnsi="Tahoma" w:cs="Tahoma"/>
          <w:bCs/>
          <w:color w:val="000000" w:themeColor="text1"/>
          <w:sz w:val="18"/>
          <w:szCs w:val="18"/>
        </w:rPr>
        <w:br/>
      </w:r>
      <w:r w:rsidRPr="00C3395C">
        <w:rPr>
          <w:rFonts w:ascii="Tahoma" w:hAnsi="Tahoma" w:cs="Tahoma"/>
          <w:bCs/>
          <w:color w:val="000000" w:themeColor="text1"/>
          <w:sz w:val="18"/>
          <w:szCs w:val="18"/>
        </w:rPr>
        <w:t>b. a complaint or request related to the Council’s obligations to comply with the data protection requirements.</w:t>
      </w:r>
    </w:p>
    <w:p w14:paraId="7575FC17"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Provide the Council with full assistance in relation to any such request or complaint and assist the Council to fulfil its obligation to respond to the requests for rectification, deletion and objection, to provide information on data processing to data subjects and to notify personal data breaches;</w:t>
      </w:r>
    </w:p>
    <w:p w14:paraId="4A54E5E8"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Allow for and contribute to checks and audits, including inspections, conducted or mandated by the Council or by any authorised third auditing person. The Provider shall immediately inform the Council of any audit not conducted or mandated by the Council;</w:t>
      </w:r>
    </w:p>
    <w:p w14:paraId="3604D02C"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Not process nor transfer personal data outside the jurisdiction of a Council of Europe Member State without the prior authorisation of the Council and provided that an adequate level of protection is guaranteed by law or by ad hoc or approved standardised safeguards (such as binding corporate rules) in the jurisdiction of the recipient;</w:t>
      </w:r>
    </w:p>
    <w:p w14:paraId="71B2E81F"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Make available to the Council all information necessary to demonstrate compliance with the obligations under the contract in connection with the processing of personal data and the rights of data subjects;</w:t>
      </w:r>
    </w:p>
    <w:p w14:paraId="777FD9AE" w14:textId="77777777" w:rsidR="005920E6" w:rsidRPr="00622993"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Upon the Council’s request, delete or return to the Council all personal data and any existing copies, unless the applicable law requires storage of the personal data.</w:t>
      </w:r>
    </w:p>
    <w:p w14:paraId="7ECEE21E" w14:textId="77777777" w:rsidR="005920E6" w:rsidRPr="00C3395C"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C3395C">
        <w:rPr>
          <w:rFonts w:ascii="Tahoma" w:hAnsi="Tahoma" w:cs="Tahoma"/>
          <w:b/>
          <w:color w:val="365F91" w:themeColor="accent1" w:themeShade="BF"/>
          <w:sz w:val="18"/>
          <w:szCs w:val="18"/>
          <w:u w:val="single"/>
          <w:lang w:eastAsia="fr-FR"/>
        </w:rPr>
        <w:t>3.9 Parallel Activities</w:t>
      </w:r>
    </w:p>
    <w:p w14:paraId="61C5871E" w14:textId="77777777" w:rsidR="005920E6" w:rsidRPr="00D0286A" w:rsidRDefault="005920E6" w:rsidP="005920E6">
      <w:pPr>
        <w:tabs>
          <w:tab w:val="left" w:pos="284"/>
        </w:tabs>
        <w:spacing w:after="60"/>
        <w:contextualSpacing/>
        <w:jc w:val="both"/>
        <w:rPr>
          <w:rFonts w:ascii="Tahoma" w:eastAsia="Calibri" w:hAnsi="Tahoma" w:cs="Tahoma"/>
          <w:sz w:val="18"/>
          <w:szCs w:val="18"/>
        </w:rPr>
      </w:pPr>
      <w:r w:rsidRPr="00D0286A">
        <w:rPr>
          <w:rFonts w:ascii="Tahoma" w:eastAsia="Calibri" w:hAnsi="Tahoma" w:cs="Tahoma"/>
          <w:sz w:val="18"/>
          <w:szCs w:val="18"/>
        </w:rPr>
        <w:t>Where the Provider is a natural person who is employed in parallel to this Contract, they hereby confirm that they:</w:t>
      </w:r>
    </w:p>
    <w:p w14:paraId="71DD6B3A" w14:textId="77777777" w:rsidR="005920E6" w:rsidRPr="00D0286A" w:rsidRDefault="005920E6" w:rsidP="005920E6">
      <w:pPr>
        <w:tabs>
          <w:tab w:val="left" w:pos="284"/>
        </w:tabs>
        <w:spacing w:after="60"/>
        <w:contextualSpacing/>
        <w:jc w:val="both"/>
        <w:rPr>
          <w:rFonts w:ascii="Tahoma" w:eastAsia="Calibri" w:hAnsi="Tahoma" w:cs="Tahoma"/>
          <w:sz w:val="18"/>
          <w:szCs w:val="18"/>
        </w:rPr>
      </w:pPr>
      <w:r w:rsidRPr="00D0286A">
        <w:rPr>
          <w:rFonts w:ascii="Tahoma" w:eastAsia="Calibri" w:hAnsi="Tahoma" w:cs="Tahoma"/>
          <w:sz w:val="18"/>
          <w:szCs w:val="18"/>
        </w:rPr>
        <w:t>a) have been granted approval from their employer to perform paid services for the Council under this Contract, and/or</w:t>
      </w:r>
    </w:p>
    <w:p w14:paraId="56678E66" w14:textId="33534AF0" w:rsidR="005920E6" w:rsidRDefault="005920E6" w:rsidP="005920E6">
      <w:pPr>
        <w:tabs>
          <w:tab w:val="left" w:pos="284"/>
        </w:tabs>
        <w:spacing w:after="60"/>
        <w:contextualSpacing/>
        <w:jc w:val="both"/>
        <w:rPr>
          <w:rFonts w:ascii="Tahoma" w:eastAsia="Calibri" w:hAnsi="Tahoma" w:cs="Tahoma"/>
          <w:sz w:val="18"/>
          <w:szCs w:val="18"/>
        </w:rPr>
      </w:pPr>
      <w:r w:rsidRPr="00D0286A">
        <w:rPr>
          <w:rFonts w:ascii="Tahoma" w:eastAsia="Calibri" w:hAnsi="Tahoma" w:cs="Tahoma"/>
          <w:sz w:val="18"/>
          <w:szCs w:val="18"/>
        </w:rPr>
        <w:lastRenderedPageBreak/>
        <w:t>b) have been granted leave during the performance of their obligations under this Contract.</w:t>
      </w:r>
    </w:p>
    <w:p w14:paraId="1D6EABC3" w14:textId="39C011C3" w:rsidR="005F7814" w:rsidRDefault="005F7814" w:rsidP="005920E6">
      <w:pPr>
        <w:tabs>
          <w:tab w:val="left" w:pos="284"/>
        </w:tabs>
        <w:spacing w:after="60"/>
        <w:contextualSpacing/>
        <w:jc w:val="both"/>
        <w:rPr>
          <w:rFonts w:ascii="Tahoma" w:eastAsia="Calibri" w:hAnsi="Tahoma" w:cs="Tahoma"/>
          <w:sz w:val="18"/>
          <w:szCs w:val="18"/>
        </w:rPr>
      </w:pPr>
    </w:p>
    <w:p w14:paraId="187628FA" w14:textId="77777777" w:rsidR="005F7814" w:rsidRPr="00D0286A" w:rsidRDefault="005F7814" w:rsidP="005920E6">
      <w:pPr>
        <w:tabs>
          <w:tab w:val="left" w:pos="284"/>
        </w:tabs>
        <w:spacing w:after="60"/>
        <w:contextualSpacing/>
        <w:jc w:val="both"/>
        <w:rPr>
          <w:rFonts w:ascii="Tahoma" w:eastAsia="Calibri" w:hAnsi="Tahoma" w:cs="Tahoma"/>
          <w:sz w:val="18"/>
          <w:szCs w:val="18"/>
        </w:rPr>
      </w:pPr>
    </w:p>
    <w:p w14:paraId="5DCEC255" w14:textId="77777777" w:rsidR="005920E6" w:rsidRPr="00C3395C"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C3395C">
        <w:rPr>
          <w:rFonts w:ascii="Tahoma" w:hAnsi="Tahoma" w:cs="Tahoma"/>
          <w:b/>
          <w:color w:val="365F91" w:themeColor="accent1" w:themeShade="BF"/>
          <w:sz w:val="18"/>
          <w:szCs w:val="18"/>
          <w:u w:val="single"/>
          <w:lang w:eastAsia="fr-FR"/>
        </w:rPr>
        <w:t>3.10 Other obligations</w:t>
      </w:r>
    </w:p>
    <w:p w14:paraId="60022A91" w14:textId="77777777" w:rsidR="005920E6" w:rsidRDefault="005920E6" w:rsidP="005920E6">
      <w:pPr>
        <w:pStyle w:val="ListParagraph"/>
        <w:numPr>
          <w:ilvl w:val="0"/>
          <w:numId w:val="22"/>
        </w:numPr>
        <w:tabs>
          <w:tab w:val="left" w:pos="426"/>
        </w:tabs>
        <w:autoSpaceDE w:val="0"/>
        <w:autoSpaceDN w:val="0"/>
        <w:ind w:hanging="720"/>
        <w:jc w:val="both"/>
        <w:rPr>
          <w:rFonts w:ascii="Tahoma" w:hAnsi="Tahoma" w:cs="Tahoma"/>
          <w:sz w:val="18"/>
          <w:szCs w:val="18"/>
          <w:lang w:eastAsia="fr-FR"/>
        </w:rPr>
      </w:pPr>
      <w:r w:rsidRPr="00C3395C">
        <w:rPr>
          <w:rFonts w:ascii="Tahoma" w:hAnsi="Tahoma" w:cs="Tahoma"/>
          <w:sz w:val="18"/>
          <w:szCs w:val="18"/>
          <w:lang w:eastAsia="fr-FR"/>
        </w:rPr>
        <w:t>In the performance of the present contract, the Provider undertakes to comply with the applicable principles, rules and values of the Council.</w:t>
      </w:r>
    </w:p>
    <w:p w14:paraId="4E27E7E6" w14:textId="77777777" w:rsidR="005920E6" w:rsidRDefault="005920E6" w:rsidP="005920E6">
      <w:pPr>
        <w:pStyle w:val="ListParagraph"/>
        <w:numPr>
          <w:ilvl w:val="0"/>
          <w:numId w:val="22"/>
        </w:numPr>
        <w:tabs>
          <w:tab w:val="left" w:pos="426"/>
        </w:tabs>
        <w:autoSpaceDE w:val="0"/>
        <w:autoSpaceDN w:val="0"/>
        <w:ind w:hanging="720"/>
        <w:jc w:val="both"/>
        <w:rPr>
          <w:rFonts w:ascii="Tahoma" w:hAnsi="Tahoma" w:cs="Tahoma"/>
          <w:sz w:val="18"/>
          <w:szCs w:val="18"/>
          <w:lang w:eastAsia="fr-FR"/>
        </w:rPr>
      </w:pPr>
      <w:r w:rsidRPr="00C3395C">
        <w:rPr>
          <w:rFonts w:ascii="Tahoma" w:hAnsi="Tahoma" w:cs="Tahoma"/>
          <w:sz w:val="18"/>
          <w:szCs w:val="18"/>
          <w:lang w:eastAsia="fr-FR"/>
        </w:rPr>
        <w:t xml:space="preserve">The Staff Regulations and the rules concerning temporary staff members shall not apply to the Provider. </w:t>
      </w:r>
    </w:p>
    <w:p w14:paraId="6BF8399E" w14:textId="77777777" w:rsidR="005920E6" w:rsidRPr="00C3395C" w:rsidRDefault="005920E6" w:rsidP="005920E6">
      <w:pPr>
        <w:pStyle w:val="ListParagraph"/>
        <w:numPr>
          <w:ilvl w:val="0"/>
          <w:numId w:val="22"/>
        </w:numPr>
        <w:tabs>
          <w:tab w:val="left" w:pos="426"/>
        </w:tabs>
        <w:autoSpaceDE w:val="0"/>
        <w:autoSpaceDN w:val="0"/>
        <w:ind w:hanging="720"/>
        <w:jc w:val="both"/>
        <w:rPr>
          <w:rFonts w:ascii="Tahoma" w:hAnsi="Tahoma" w:cs="Tahoma"/>
          <w:sz w:val="18"/>
          <w:szCs w:val="18"/>
          <w:lang w:eastAsia="fr-FR"/>
        </w:rPr>
      </w:pPr>
      <w:r w:rsidRPr="00C3395C">
        <w:rPr>
          <w:rFonts w:ascii="Tahoma" w:hAnsi="Tahoma" w:cs="Tahoma"/>
          <w:sz w:val="18"/>
          <w:szCs w:val="18"/>
          <w:lang w:eastAsia="fr-FR"/>
        </w:rPr>
        <w:t>Nothing in this contract may be construed as conferring on the Provider the capacity of a Council of Europe staff member or employee.</w:t>
      </w:r>
    </w:p>
    <w:p w14:paraId="78803B4B"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 xml:space="preserve">Article 4 – Fees, expenses and mode of payment </w:t>
      </w:r>
    </w:p>
    <w:p w14:paraId="6A6F99F0" w14:textId="77777777" w:rsidR="005920E6" w:rsidRPr="008032A9" w:rsidRDefault="005920E6" w:rsidP="005920E6">
      <w:pPr>
        <w:tabs>
          <w:tab w:val="left" w:pos="284"/>
        </w:tabs>
        <w:autoSpaceDE w:val="0"/>
        <w:autoSpaceDN w:val="0"/>
        <w:spacing w:before="40"/>
        <w:jc w:val="both"/>
        <w:rPr>
          <w:rFonts w:ascii="Tahoma" w:hAnsi="Tahoma" w:cs="Tahoma"/>
          <w:b/>
          <w:color w:val="365F91"/>
          <w:sz w:val="18"/>
          <w:szCs w:val="18"/>
          <w:u w:val="single"/>
          <w:lang w:eastAsia="fr-FR"/>
        </w:rPr>
      </w:pPr>
      <w:r w:rsidRPr="008032A9">
        <w:rPr>
          <w:rFonts w:ascii="Tahoma" w:hAnsi="Tahoma" w:cs="Tahoma"/>
          <w:b/>
          <w:color w:val="365F91"/>
          <w:sz w:val="18"/>
          <w:szCs w:val="18"/>
          <w:u w:val="single"/>
          <w:lang w:eastAsia="fr-FR"/>
        </w:rPr>
        <w:t>4.1 Fees</w:t>
      </w:r>
    </w:p>
    <w:p w14:paraId="56718964" w14:textId="77777777" w:rsidR="005920E6" w:rsidRDefault="005920E6" w:rsidP="005920E6">
      <w:pPr>
        <w:pStyle w:val="ListParagraph"/>
        <w:numPr>
          <w:ilvl w:val="0"/>
          <w:numId w:val="34"/>
        </w:numPr>
        <w:autoSpaceDE w:val="0"/>
        <w:autoSpaceDN w:val="0"/>
        <w:ind w:hanging="720"/>
        <w:jc w:val="both"/>
        <w:rPr>
          <w:rFonts w:ascii="Tahoma" w:hAnsi="Tahoma" w:cs="Tahoma"/>
          <w:sz w:val="18"/>
          <w:szCs w:val="18"/>
          <w:lang w:eastAsia="fr-FR"/>
        </w:rPr>
      </w:pPr>
      <w:r w:rsidRPr="008032A9">
        <w:rPr>
          <w:rFonts w:ascii="Tahoma" w:hAnsi="Tahoma" w:cs="Tahoma"/>
          <w:sz w:val="18"/>
          <w:szCs w:val="18"/>
          <w:lang w:eastAsia="fr-FR"/>
        </w:rPr>
        <w:t>In return for the fulfilment by the Provider of its obligations under the contract, the Council undertakes to pay the Provider the fees as indicated in their offer, in the currency specified in the Table of fees.</w:t>
      </w:r>
    </w:p>
    <w:p w14:paraId="5CB0AF2C" w14:textId="77777777" w:rsidR="005920E6" w:rsidRPr="008032A9" w:rsidRDefault="005920E6" w:rsidP="005920E6">
      <w:pPr>
        <w:pStyle w:val="ListParagraph"/>
        <w:numPr>
          <w:ilvl w:val="0"/>
          <w:numId w:val="34"/>
        </w:numPr>
        <w:autoSpaceDE w:val="0"/>
        <w:autoSpaceDN w:val="0"/>
        <w:ind w:hanging="720"/>
        <w:jc w:val="both"/>
        <w:rPr>
          <w:rFonts w:ascii="Tahoma" w:hAnsi="Tahoma" w:cs="Tahoma"/>
          <w:sz w:val="18"/>
          <w:szCs w:val="18"/>
          <w:lang w:eastAsia="fr-FR"/>
        </w:rPr>
      </w:pPr>
      <w:r w:rsidRPr="008032A9">
        <w:rPr>
          <w:rFonts w:ascii="Tahoma" w:hAnsi="Tahoma" w:cs="Tahoma"/>
          <w:sz w:val="18"/>
          <w:szCs w:val="18"/>
          <w:lang w:eastAsia="fr-FR"/>
        </w:rPr>
        <w:t>Amounts are final and not subject to review.</w:t>
      </w:r>
    </w:p>
    <w:p w14:paraId="285B9EDD" w14:textId="77777777" w:rsidR="00426BDB" w:rsidRPr="009F7987" w:rsidRDefault="00426BDB" w:rsidP="00426BDB">
      <w:pPr>
        <w:tabs>
          <w:tab w:val="left" w:pos="284"/>
        </w:tabs>
        <w:autoSpaceDE w:val="0"/>
        <w:autoSpaceDN w:val="0"/>
        <w:spacing w:after="30"/>
        <w:jc w:val="both"/>
        <w:rPr>
          <w:rFonts w:ascii="Tahoma" w:hAnsi="Tahoma" w:cs="Tahoma"/>
          <w:b/>
          <w:color w:val="365F91"/>
          <w:sz w:val="18"/>
          <w:szCs w:val="18"/>
          <w:u w:val="single"/>
          <w:lang w:eastAsia="fr-FR"/>
        </w:rPr>
      </w:pPr>
      <w:bookmarkStart w:id="3" w:name="_Hlk102060581"/>
      <w:r w:rsidRPr="009F7987">
        <w:rPr>
          <w:rFonts w:ascii="Tahoma" w:hAnsi="Tahoma" w:cs="Tahoma"/>
          <w:b/>
          <w:color w:val="365F91"/>
          <w:sz w:val="18"/>
          <w:szCs w:val="18"/>
          <w:u w:val="single"/>
          <w:lang w:eastAsia="fr-FR"/>
        </w:rPr>
        <w:t>4.2 VAT</w:t>
      </w:r>
    </w:p>
    <w:p w14:paraId="5DEA3D01" w14:textId="77777777" w:rsidR="00426BDB" w:rsidRDefault="00426BDB" w:rsidP="00426BDB">
      <w:pPr>
        <w:pStyle w:val="ListParagraph"/>
        <w:numPr>
          <w:ilvl w:val="0"/>
          <w:numId w:val="24"/>
        </w:numPr>
        <w:tabs>
          <w:tab w:val="left" w:pos="426"/>
        </w:tabs>
        <w:autoSpaceDE w:val="0"/>
        <w:autoSpaceDN w:val="0"/>
        <w:spacing w:after="30"/>
        <w:ind w:hanging="720"/>
        <w:jc w:val="both"/>
        <w:rPr>
          <w:rFonts w:ascii="Tahoma" w:hAnsi="Tahoma" w:cs="Tahoma"/>
          <w:sz w:val="18"/>
          <w:szCs w:val="18"/>
          <w:lang w:eastAsia="fr-FR"/>
        </w:rPr>
      </w:pPr>
      <w:r w:rsidRPr="008C0AFB">
        <w:rPr>
          <w:rFonts w:ascii="Tahoma" w:hAnsi="Tahoma" w:cs="Tahoma"/>
          <w:sz w:val="18"/>
          <w:szCs w:val="18"/>
          <w:lang w:eastAsia="fr-FR"/>
        </w:rPr>
        <w:t>Should the Provider not be subject to VAT, the amount invoiced shall be net fixed amount. Should the Provider be subject to VAT, the amount shall be invoiced as indicated in Articles 4.2.2 to 4.2.</w:t>
      </w:r>
      <w:r>
        <w:rPr>
          <w:rFonts w:ascii="Tahoma" w:hAnsi="Tahoma" w:cs="Tahoma"/>
          <w:sz w:val="18"/>
          <w:szCs w:val="18"/>
          <w:lang w:eastAsia="fr-FR"/>
        </w:rPr>
        <w:t>4</w:t>
      </w:r>
      <w:r w:rsidRPr="008C0AFB">
        <w:rPr>
          <w:rFonts w:ascii="Tahoma" w:hAnsi="Tahoma" w:cs="Tahoma"/>
          <w:sz w:val="18"/>
          <w:szCs w:val="18"/>
          <w:lang w:eastAsia="fr-FR"/>
        </w:rPr>
        <w:t>.</w:t>
      </w:r>
    </w:p>
    <w:p w14:paraId="7E333C75" w14:textId="77777777" w:rsidR="00426BDB" w:rsidRPr="006D7A29" w:rsidRDefault="00426BDB" w:rsidP="00426BDB">
      <w:pPr>
        <w:pStyle w:val="ListParagraph"/>
        <w:numPr>
          <w:ilvl w:val="0"/>
          <w:numId w:val="24"/>
        </w:numPr>
        <w:tabs>
          <w:tab w:val="left" w:pos="426"/>
        </w:tabs>
        <w:autoSpaceDE w:val="0"/>
        <w:autoSpaceDN w:val="0"/>
        <w:spacing w:after="30"/>
        <w:ind w:hanging="720"/>
        <w:jc w:val="both"/>
        <w:rPr>
          <w:rFonts w:ascii="Tahoma" w:hAnsi="Tahoma" w:cs="Tahoma"/>
          <w:sz w:val="18"/>
          <w:szCs w:val="18"/>
          <w:lang w:eastAsia="fr-FR"/>
        </w:rPr>
      </w:pPr>
      <w:r w:rsidRPr="006D7A29">
        <w:rPr>
          <w:rFonts w:ascii="Tahoma" w:hAnsi="Tahoma" w:cs="Tahoma"/>
          <w:sz w:val="18"/>
          <w:szCs w:val="18"/>
          <w:lang w:eastAsia="fr-FR"/>
        </w:rPr>
        <w:t xml:space="preserve">Should the deliverables be taxable in France, the amount invoiced shall be VAT inclusive. </w:t>
      </w:r>
      <w:r w:rsidRPr="006D7A29">
        <w:rPr>
          <w:rFonts w:ascii="Tahoma" w:eastAsia="Calibri" w:hAnsi="Tahoma" w:cs="Tahoma"/>
          <w:sz w:val="17"/>
          <w:szCs w:val="17"/>
          <w:lang w:eastAsia="en-US"/>
        </w:rPr>
        <w:t xml:space="preserve">For services physically carried out in France, providers who do not have a French VAT number must register with the French Fiscal Authorities: Directorate for non-resident tax / </w:t>
      </w:r>
      <w:hyperlink r:id="rId19" w:history="1">
        <w:r w:rsidRPr="006D7A29">
          <w:rPr>
            <w:rFonts w:ascii="Tahoma" w:eastAsia="Calibri" w:hAnsi="Tahoma" w:cs="Tahoma"/>
            <w:color w:val="1F497D"/>
            <w:sz w:val="17"/>
            <w:szCs w:val="17"/>
            <w:lang w:eastAsia="en-US"/>
          </w:rPr>
          <w:t>sie.entreprises-etrangeres@dgfip.finances.gouv.fr</w:t>
        </w:r>
      </w:hyperlink>
      <w:r w:rsidRPr="006D7A29">
        <w:rPr>
          <w:rFonts w:ascii="Tahoma" w:eastAsia="Calibri" w:hAnsi="Tahoma" w:cs="Tahoma"/>
          <w:sz w:val="17"/>
          <w:szCs w:val="17"/>
          <w:lang w:eastAsia="en-US"/>
        </w:rPr>
        <w:t xml:space="preserve"> / 10, rue du Centre / 93465 Noisy-le-Grand Cedex / + 33 (0)1 57 33 85 00</w:t>
      </w:r>
      <w:r>
        <w:rPr>
          <w:rFonts w:ascii="Tahoma" w:eastAsia="Calibri" w:hAnsi="Tahoma" w:cs="Tahoma"/>
          <w:sz w:val="17"/>
          <w:szCs w:val="17"/>
          <w:lang w:eastAsia="en-US"/>
        </w:rPr>
        <w:t>;</w:t>
      </w:r>
      <w:r w:rsidRPr="006D7A29">
        <w:rPr>
          <w:rFonts w:ascii="Tahoma" w:eastAsia="Calibri" w:hAnsi="Tahoma" w:cs="Tahoma"/>
          <w:sz w:val="17"/>
          <w:szCs w:val="17"/>
          <w:lang w:eastAsia="en-US"/>
        </w:rPr>
        <w:t xml:space="preserve"> or, depending on the provider</w:t>
      </w:r>
      <w:r>
        <w:rPr>
          <w:rFonts w:ascii="Tahoma" w:eastAsia="Calibri" w:hAnsi="Tahoma" w:cs="Tahoma"/>
          <w:sz w:val="17"/>
          <w:szCs w:val="17"/>
          <w:lang w:eastAsia="en-US"/>
        </w:rPr>
        <w:t>,</w:t>
      </w:r>
      <w:r w:rsidRPr="006D7A29">
        <w:rPr>
          <w:rFonts w:ascii="Tahoma" w:eastAsia="Calibri" w:hAnsi="Tahoma" w:cs="Tahoma"/>
          <w:sz w:val="17"/>
          <w:szCs w:val="17"/>
          <w:lang w:eastAsia="en-US"/>
        </w:rPr>
        <w:t xml:space="preserve"> Providers </w:t>
      </w:r>
      <w:r>
        <w:rPr>
          <w:rFonts w:ascii="Tahoma" w:eastAsia="Calibri" w:hAnsi="Tahoma" w:cs="Tahoma"/>
          <w:sz w:val="17"/>
          <w:szCs w:val="17"/>
          <w:lang w:eastAsia="en-US"/>
        </w:rPr>
        <w:t xml:space="preserve">without a French VAT number </w:t>
      </w:r>
      <w:r w:rsidRPr="006D7A29">
        <w:rPr>
          <w:rFonts w:ascii="Tahoma" w:eastAsia="Calibri" w:hAnsi="Tahoma" w:cs="Tahoma"/>
          <w:sz w:val="17"/>
          <w:szCs w:val="17"/>
          <w:lang w:eastAsia="en-US"/>
        </w:rPr>
        <w:t xml:space="preserve">are required to register for VAT purposes at the VAT One Stop Shop (VAT OSS) of their choice. The invoice shall indicate the total amount without taxes, the rate and the amount of the VAT and the total amount ‘including all taxes’. The invoice shall also stipulate the following statement: “French VAT collected by the Provider and paid to the One-Stop shop in [Address/Country] under the OSS identification number [No. </w:t>
      </w:r>
      <w:r w:rsidRPr="006D7A29">
        <w:rPr>
          <w:rFonts w:ascii="Tahoma" w:eastAsia="Calibri" w:hAnsi="Tahoma" w:cs="Tahoma"/>
          <w:sz w:val="17"/>
          <w:szCs w:val="17"/>
          <w:lang w:val="en-US" w:eastAsia="en-US"/>
        </w:rPr>
        <w:t>XX]”.</w:t>
      </w:r>
    </w:p>
    <w:p w14:paraId="0EA34054" w14:textId="77777777" w:rsidR="00426BDB" w:rsidRPr="006D7A29" w:rsidRDefault="00426BDB" w:rsidP="00426BDB">
      <w:pPr>
        <w:pStyle w:val="ListParagraph"/>
        <w:numPr>
          <w:ilvl w:val="0"/>
          <w:numId w:val="24"/>
        </w:numPr>
        <w:tabs>
          <w:tab w:val="left" w:pos="426"/>
        </w:tabs>
        <w:autoSpaceDE w:val="0"/>
        <w:autoSpaceDN w:val="0"/>
        <w:spacing w:after="30"/>
        <w:ind w:hanging="720"/>
        <w:jc w:val="both"/>
        <w:rPr>
          <w:rFonts w:ascii="Tahoma" w:hAnsi="Tahoma" w:cs="Tahoma"/>
          <w:sz w:val="18"/>
          <w:szCs w:val="18"/>
          <w:lang w:eastAsia="fr-FR"/>
        </w:rPr>
      </w:pPr>
      <w:r w:rsidRPr="006D7A29">
        <w:rPr>
          <w:rFonts w:ascii="Tahoma" w:hAnsi="Tahoma" w:cs="Tahoma"/>
          <w:sz w:val="18"/>
          <w:szCs w:val="18"/>
          <w:lang w:eastAsia="fr-FR"/>
        </w:rPr>
        <w:t>Should the deliverables be taxable in another EU country, and unless otherwise agreed between the Parties, the Council will provide the Provider with an exemption certificate prior to the signature of the contract. The exemption certificate sent by the Council of Europe should be retained by the Provider and presented to the relevant tax authorities to justify tax-free invoicing. In accordance with Article 2 b) of Council Directive 2001/115/EC, the following should be stated in the invoice: “</w:t>
      </w:r>
      <w:r w:rsidRPr="006D7A29">
        <w:rPr>
          <w:rFonts w:ascii="Tahoma" w:hAnsi="Tahoma" w:cs="Tahoma"/>
          <w:i/>
          <w:sz w:val="18"/>
          <w:szCs w:val="18"/>
          <w:lang w:eastAsia="fr-FR"/>
        </w:rPr>
        <w:t>Intra-Community sale/service to an exempted organisation: Articles 143 and 151 of Council Directive 2006/112/EC</w:t>
      </w:r>
      <w:r w:rsidRPr="006D7A29">
        <w:rPr>
          <w:rFonts w:ascii="Tahoma" w:hAnsi="Tahoma" w:cs="Tahoma"/>
          <w:sz w:val="18"/>
          <w:szCs w:val="18"/>
          <w:lang w:eastAsia="fr-FR"/>
        </w:rPr>
        <w:t xml:space="preserve">” and should indicate the final total amount excluding VAT. In case the CoE will not be in a position to provide the said certificate, the Council will pay the invoice with VAT included.  </w:t>
      </w:r>
    </w:p>
    <w:p w14:paraId="1270E98D" w14:textId="18D1D269" w:rsidR="00426BDB" w:rsidRPr="00426BDB" w:rsidRDefault="00426BDB" w:rsidP="00426BDB">
      <w:pPr>
        <w:pStyle w:val="ListParagraph"/>
        <w:numPr>
          <w:ilvl w:val="0"/>
          <w:numId w:val="24"/>
        </w:numPr>
        <w:tabs>
          <w:tab w:val="left" w:pos="426"/>
        </w:tabs>
        <w:autoSpaceDE w:val="0"/>
        <w:autoSpaceDN w:val="0"/>
        <w:spacing w:after="30"/>
        <w:ind w:hanging="720"/>
        <w:jc w:val="both"/>
        <w:rPr>
          <w:rFonts w:ascii="Tahoma" w:hAnsi="Tahoma" w:cs="Tahoma"/>
          <w:sz w:val="18"/>
          <w:szCs w:val="18"/>
          <w:lang w:eastAsia="fr-FR"/>
        </w:rPr>
      </w:pPr>
      <w:r w:rsidRPr="008C0AFB">
        <w:rPr>
          <w:rFonts w:ascii="Tahoma" w:hAnsi="Tahoma" w:cs="Tahoma"/>
          <w:sz w:val="18"/>
          <w:szCs w:val="18"/>
          <w:lang w:eastAsia="fr-FR"/>
        </w:rPr>
        <w:t>Should the deliverables be taxable in a non-EU country, the amount invoiced will not include VAT if the local (national) legislation allows for it, or if the Council of Europe enjoys tax exemption through other means in the country concerned. Otherwise, it shall include VAT.</w:t>
      </w:r>
      <w:bookmarkEnd w:id="3"/>
    </w:p>
    <w:p w14:paraId="278DD379" w14:textId="77777777" w:rsidR="005920E6" w:rsidRPr="00DD74F1" w:rsidRDefault="005920E6" w:rsidP="005920E6">
      <w:pPr>
        <w:pStyle w:val="ListParagraph"/>
        <w:numPr>
          <w:ilvl w:val="1"/>
          <w:numId w:val="35"/>
        </w:numPr>
        <w:tabs>
          <w:tab w:val="left" w:pos="284"/>
        </w:tabs>
        <w:autoSpaceDE w:val="0"/>
        <w:autoSpaceDN w:val="0"/>
        <w:spacing w:before="40"/>
        <w:jc w:val="both"/>
        <w:rPr>
          <w:rFonts w:ascii="Tahoma" w:hAnsi="Tahoma" w:cs="Tahoma"/>
          <w:b/>
          <w:color w:val="365F91" w:themeColor="accent1" w:themeShade="BF"/>
          <w:sz w:val="18"/>
          <w:szCs w:val="18"/>
          <w:lang w:eastAsia="fr-FR"/>
        </w:rPr>
      </w:pPr>
      <w:r w:rsidRPr="00DD74F1">
        <w:rPr>
          <w:rFonts w:ascii="Tahoma" w:hAnsi="Tahoma" w:cs="Tahoma"/>
          <w:b/>
          <w:color w:val="365F91" w:themeColor="accent1" w:themeShade="BF"/>
          <w:sz w:val="18"/>
          <w:szCs w:val="18"/>
          <w:lang w:eastAsia="fr-FR"/>
        </w:rPr>
        <w:t>Invoicing and payment</w:t>
      </w:r>
    </w:p>
    <w:p w14:paraId="06F699BC" w14:textId="77777777" w:rsidR="005920E6"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B25DD7">
        <w:rPr>
          <w:rFonts w:ascii="Tahoma" w:hAnsi="Tahoma" w:cs="Tahoma"/>
          <w:sz w:val="18"/>
          <w:szCs w:val="18"/>
          <w:lang w:eastAsia="fr-FR"/>
        </w:rPr>
        <w:t>Upon acceptance of the deliverable[s] by the Council, the Provider shall submit an invoice or a request for payment in triplicate and in the currency specified in the Table of fees, in conformity with the applicable legislation.</w:t>
      </w:r>
    </w:p>
    <w:p w14:paraId="3D746D6E" w14:textId="77777777" w:rsidR="005920E6"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DD74F1">
        <w:rPr>
          <w:rFonts w:ascii="Tahoma" w:hAnsi="Tahoma" w:cs="Tahoma"/>
          <w:sz w:val="18"/>
          <w:szCs w:val="18"/>
        </w:rPr>
        <w:t>Before accepting the Deliverable(s), the Council reserves the right to ask the Provider to submit any other document or information that may serve the purpose of establishing that the Contract has been duly executed.</w:t>
      </w:r>
    </w:p>
    <w:p w14:paraId="3696EE47" w14:textId="77777777" w:rsidR="005920E6" w:rsidRPr="00DD74F1"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DD74F1">
        <w:rPr>
          <w:rFonts w:ascii="Tahoma" w:hAnsi="Tahoma" w:cs="Tahoma"/>
          <w:sz w:val="18"/>
          <w:szCs w:val="18"/>
        </w:rPr>
        <w:t xml:space="preserve">In the case of event organisation, the Provider shall in any case submit any document that proves that the event took place, including but not limited to </w:t>
      </w:r>
      <w:r w:rsidRPr="00DD74F1">
        <w:rPr>
          <w:rFonts w:ascii="Tahoma" w:hAnsi="Tahoma" w:cs="Tahoma"/>
          <w:sz w:val="18"/>
          <w:szCs w:val="18"/>
          <w:lang w:val="en-US" w:eastAsia="en-US"/>
        </w:rPr>
        <w:t xml:space="preserve">an attendance sheet broken down into half days specifying the location, date(s) and time(s) of the event(s) or activity(ies), to be individually signed by </w:t>
      </w:r>
      <w:r w:rsidRPr="00DD74F1">
        <w:rPr>
          <w:rFonts w:ascii="Tahoma" w:hAnsi="Tahoma" w:cs="Tahoma"/>
          <w:sz w:val="18"/>
          <w:szCs w:val="18"/>
          <w:u w:val="single"/>
          <w:lang w:val="en-US" w:eastAsia="en-US"/>
        </w:rPr>
        <w:t>each</w:t>
      </w:r>
      <w:r w:rsidRPr="00DD74F1">
        <w:rPr>
          <w:rFonts w:ascii="Tahoma" w:hAnsi="Tahoma" w:cs="Tahoma"/>
          <w:sz w:val="18"/>
          <w:szCs w:val="18"/>
          <w:lang w:val="en-US" w:eastAsia="en-US"/>
        </w:rPr>
        <w:t xml:space="preserve"> participant and the Provider.</w:t>
      </w:r>
    </w:p>
    <w:p w14:paraId="573FE10C" w14:textId="77777777" w:rsidR="005920E6" w:rsidRPr="00DD74F1"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DD74F1">
        <w:rPr>
          <w:rFonts w:ascii="Tahoma" w:hAnsi="Tahoma" w:cs="Tahoma"/>
          <w:sz w:val="18"/>
          <w:szCs w:val="18"/>
        </w:rPr>
        <w:t xml:space="preserve">The payment for the Deliverables to be paid by the Council shall be made within 60 calendar days of submission of the invoice described in Article 4.3.1, subject to the submission of the Deliverable(s) described in the </w:t>
      </w:r>
      <w:r w:rsidRPr="00DD74F1">
        <w:rPr>
          <w:rFonts w:ascii="Tahoma" w:eastAsia="Calibri" w:hAnsi="Tahoma" w:cs="Tahoma"/>
          <w:sz w:val="18"/>
          <w:szCs w:val="18"/>
          <w:lang w:eastAsia="en-US"/>
        </w:rPr>
        <w:t xml:space="preserve">Terms of reference </w:t>
      </w:r>
      <w:r w:rsidRPr="00DD74F1">
        <w:rPr>
          <w:rFonts w:ascii="Tahoma" w:hAnsi="Tahoma" w:cs="Tahoma"/>
          <w:sz w:val="18"/>
          <w:szCs w:val="18"/>
        </w:rPr>
        <w:t>and its/their acceptance by the Council.</w:t>
      </w:r>
    </w:p>
    <w:p w14:paraId="48A97F99" w14:textId="77777777" w:rsidR="005920E6" w:rsidRPr="00F30EF2"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B25DD7">
        <w:rPr>
          <w:rFonts w:ascii="Tahoma" w:hAnsi="Tahoma" w:cs="Tahoma"/>
          <w:sz w:val="18"/>
          <w:szCs w:val="18"/>
        </w:rPr>
        <w:t xml:space="preserve">In cases where an advance payment is foreseen, it shall be paid within 60 calendar days upon signature of the contract. </w:t>
      </w:r>
    </w:p>
    <w:p w14:paraId="2990DC30" w14:textId="77777777" w:rsidR="005920E6" w:rsidRPr="008C0AFB"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8C0AFB">
        <w:rPr>
          <w:rFonts w:ascii="Tahoma" w:hAnsi="Tahoma" w:cs="Tahoma"/>
          <w:b/>
          <w:color w:val="365F91" w:themeColor="accent1" w:themeShade="BF"/>
          <w:sz w:val="18"/>
          <w:szCs w:val="18"/>
          <w:u w:val="single"/>
          <w:lang w:eastAsia="fr-FR"/>
        </w:rPr>
        <w:t>4.4 Other expenses</w:t>
      </w:r>
    </w:p>
    <w:p w14:paraId="355BDB7B" w14:textId="77777777" w:rsidR="005920E6" w:rsidRDefault="005920E6" w:rsidP="005920E6">
      <w:pPr>
        <w:pStyle w:val="ListParagraph"/>
        <w:numPr>
          <w:ilvl w:val="0"/>
          <w:numId w:val="32"/>
        </w:numPr>
        <w:tabs>
          <w:tab w:val="left" w:pos="0"/>
        </w:tabs>
        <w:autoSpaceDE w:val="0"/>
        <w:autoSpaceDN w:val="0"/>
        <w:ind w:left="709" w:hanging="709"/>
        <w:jc w:val="both"/>
        <w:rPr>
          <w:rFonts w:ascii="Tahoma" w:hAnsi="Tahoma" w:cs="Tahoma"/>
          <w:color w:val="000000"/>
          <w:sz w:val="18"/>
          <w:szCs w:val="18"/>
        </w:rPr>
      </w:pPr>
      <w:r w:rsidRPr="00D10930">
        <w:rPr>
          <w:rFonts w:ascii="Tahoma" w:hAnsi="Tahoma" w:cs="Tahoma"/>
          <w:color w:val="000000"/>
          <w:sz w:val="18"/>
          <w:szCs w:val="18"/>
        </w:rPr>
        <w:t>In the event of the Provider being required to travel for the purposes of the contract, and provided the Terms of reference do not stipulate that the fees already include travel and subsistence expenses, the Council undertakes, subject to its prior agreement, to reimburse travel and subsistence allowances in compliance with the Council’s applicable Rules.</w:t>
      </w:r>
      <w:r>
        <w:rPr>
          <w:rStyle w:val="FootnoteReference"/>
          <w:rFonts w:ascii="Tahoma" w:hAnsi="Tahoma" w:cs="Tahoma"/>
          <w:color w:val="000000"/>
          <w:sz w:val="18"/>
          <w:szCs w:val="18"/>
        </w:rPr>
        <w:footnoteReference w:id="4"/>
      </w:r>
      <w:r w:rsidRPr="00D10930">
        <w:rPr>
          <w:rFonts w:ascii="Tahoma" w:hAnsi="Tahoma" w:cs="Tahoma"/>
          <w:color w:val="000000"/>
          <w:sz w:val="18"/>
          <w:szCs w:val="18"/>
        </w:rPr>
        <w:t xml:space="preserve"> </w:t>
      </w:r>
    </w:p>
    <w:p w14:paraId="1FFFC072" w14:textId="77777777" w:rsidR="005920E6" w:rsidRPr="00D10930" w:rsidRDefault="005920E6" w:rsidP="005920E6">
      <w:pPr>
        <w:pStyle w:val="ListParagraph"/>
        <w:numPr>
          <w:ilvl w:val="0"/>
          <w:numId w:val="32"/>
        </w:numPr>
        <w:tabs>
          <w:tab w:val="left" w:pos="0"/>
          <w:tab w:val="left" w:pos="284"/>
        </w:tabs>
        <w:autoSpaceDE w:val="0"/>
        <w:autoSpaceDN w:val="0"/>
        <w:ind w:left="709" w:hanging="709"/>
        <w:jc w:val="both"/>
        <w:rPr>
          <w:rFonts w:ascii="Tahoma" w:hAnsi="Tahoma" w:cs="Tahoma"/>
          <w:sz w:val="18"/>
          <w:szCs w:val="18"/>
          <w:lang w:eastAsia="fr-FR"/>
        </w:rPr>
      </w:pPr>
      <w:r w:rsidRPr="00D10930">
        <w:rPr>
          <w:rFonts w:ascii="Tahoma" w:hAnsi="Tahoma" w:cs="Tahoma"/>
          <w:color w:val="000000"/>
          <w:sz w:val="18"/>
          <w:szCs w:val="18"/>
        </w:rPr>
        <w:t xml:space="preserve">Travel expenses referred to under 4.4.1 will be reimbursed on the basis of the rail fare (first class) or air fare (tourist class) upon presentation of an invoice on the letterhead of the relevant vouchers. Subsistence expenses (including travel expenses within the locality visited) will be reimbursed at the applicable daily rate. </w:t>
      </w:r>
    </w:p>
    <w:p w14:paraId="3186A92F" w14:textId="77777777" w:rsidR="005920E6" w:rsidRPr="00D10930" w:rsidRDefault="005920E6" w:rsidP="005920E6">
      <w:pPr>
        <w:pStyle w:val="ListParagraph"/>
        <w:numPr>
          <w:ilvl w:val="0"/>
          <w:numId w:val="32"/>
        </w:numPr>
        <w:tabs>
          <w:tab w:val="left" w:pos="0"/>
          <w:tab w:val="left" w:pos="284"/>
        </w:tabs>
        <w:autoSpaceDE w:val="0"/>
        <w:autoSpaceDN w:val="0"/>
        <w:ind w:left="709" w:hanging="709"/>
        <w:jc w:val="both"/>
        <w:rPr>
          <w:rFonts w:ascii="Tahoma" w:hAnsi="Tahoma" w:cs="Tahoma"/>
          <w:sz w:val="18"/>
          <w:szCs w:val="18"/>
          <w:lang w:eastAsia="fr-FR"/>
        </w:rPr>
      </w:pPr>
      <w:r w:rsidRPr="00D10930">
        <w:rPr>
          <w:rFonts w:ascii="Tahoma" w:hAnsi="Tahoma" w:cs="Tahoma"/>
          <w:sz w:val="18"/>
          <w:szCs w:val="18"/>
          <w:lang w:eastAsia="fr-FR"/>
        </w:rPr>
        <w:t>In the event of the Provider being required to travel for the purposes of the contract, the duration of the Provider’s travel and stays will be covered by an insurance policy with the insurers CHARTIS (Policy No. 2.004.761). A telephone helpline is available in case of emergency (+ 32 (0)3 253 69 16). The said insurance will cover specific risks related to travel and stay of the Provider (including medical costs related to unforeseen illness or accident, repatriation, death, cancellation of journey or flight, theft or loss of personal possessions). The insurance policy does not cover persons over 75 years of age.</w:t>
      </w:r>
      <w:bookmarkStart w:id="4" w:name="_Toc179868652"/>
    </w:p>
    <w:p w14:paraId="16154CC3"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5 - Breach of contract</w:t>
      </w:r>
      <w:bookmarkEnd w:id="4"/>
    </w:p>
    <w:p w14:paraId="5D24BEAC" w14:textId="3DC0DB41" w:rsidR="005F7814" w:rsidRPr="00ED301C" w:rsidRDefault="005F7814" w:rsidP="005F7814">
      <w:pPr>
        <w:pStyle w:val="ListParagraph"/>
        <w:numPr>
          <w:ilvl w:val="0"/>
          <w:numId w:val="26"/>
        </w:numPr>
        <w:tabs>
          <w:tab w:val="left" w:pos="284"/>
        </w:tabs>
        <w:autoSpaceDE w:val="0"/>
        <w:autoSpaceDN w:val="0"/>
        <w:ind w:left="720" w:hanging="720"/>
        <w:jc w:val="both"/>
        <w:rPr>
          <w:rFonts w:ascii="Tahoma" w:hAnsi="Tahoma" w:cs="Tahoma"/>
          <w:sz w:val="18"/>
          <w:szCs w:val="18"/>
          <w:lang w:eastAsia="fr-FR"/>
        </w:rPr>
      </w:pPr>
      <w:bookmarkStart w:id="5" w:name="_Hlk62556333"/>
      <w:r>
        <w:rPr>
          <w:rFonts w:ascii="Tahoma" w:hAnsi="Tahoma" w:cs="Tahoma"/>
          <w:sz w:val="18"/>
          <w:szCs w:val="18"/>
          <w:lang w:eastAsia="fr-FR"/>
        </w:rPr>
        <w:t xml:space="preserve">        </w:t>
      </w:r>
      <w:r w:rsidRPr="00ED301C">
        <w:rPr>
          <w:rFonts w:ascii="Tahoma" w:hAnsi="Tahoma" w:cs="Tahoma"/>
          <w:sz w:val="18"/>
          <w:szCs w:val="18"/>
          <w:lang w:eastAsia="fr-FR"/>
        </w:rPr>
        <w:t>In the event that:</w:t>
      </w:r>
    </w:p>
    <w:p w14:paraId="65B3B814" w14:textId="77777777" w:rsidR="005F7814" w:rsidRDefault="005F7814" w:rsidP="005F7814">
      <w:pPr>
        <w:pStyle w:val="ListParagraph"/>
        <w:numPr>
          <w:ilvl w:val="0"/>
          <w:numId w:val="36"/>
        </w:numPr>
        <w:tabs>
          <w:tab w:val="left" w:pos="284"/>
        </w:tabs>
        <w:autoSpaceDE w:val="0"/>
        <w:autoSpaceDN w:val="0"/>
        <w:jc w:val="both"/>
        <w:rPr>
          <w:rFonts w:ascii="Tahoma" w:hAnsi="Tahoma" w:cs="Tahoma"/>
          <w:sz w:val="18"/>
          <w:szCs w:val="18"/>
          <w:lang w:eastAsia="fr-FR"/>
        </w:rPr>
      </w:pPr>
      <w:r w:rsidRPr="00ED301C">
        <w:rPr>
          <w:rFonts w:ascii="Tahoma" w:hAnsi="Tahoma" w:cs="Tahoma"/>
          <w:sz w:val="18"/>
          <w:szCs w:val="18"/>
          <w:lang w:eastAsia="fr-FR"/>
        </w:rPr>
        <w:t xml:space="preserve">the Provider does not satisfy the conditions laid down in this contract or those resulting from any modifications duly accepted in writing by both parties, in accordance with the provisions of Article 6 below; or </w:t>
      </w:r>
    </w:p>
    <w:p w14:paraId="3AA9D12D" w14:textId="77777777" w:rsidR="005F7814" w:rsidRDefault="005F7814" w:rsidP="005F7814">
      <w:pPr>
        <w:pStyle w:val="ListParagraph"/>
        <w:numPr>
          <w:ilvl w:val="0"/>
          <w:numId w:val="36"/>
        </w:numPr>
        <w:tabs>
          <w:tab w:val="left" w:pos="284"/>
        </w:tabs>
        <w:autoSpaceDE w:val="0"/>
        <w:autoSpaceDN w:val="0"/>
        <w:jc w:val="both"/>
        <w:rPr>
          <w:rFonts w:ascii="Tahoma" w:hAnsi="Tahoma" w:cs="Tahoma"/>
          <w:sz w:val="18"/>
          <w:szCs w:val="18"/>
          <w:lang w:eastAsia="fr-FR"/>
        </w:rPr>
      </w:pPr>
      <w:r w:rsidRPr="007A3191">
        <w:rPr>
          <w:rFonts w:ascii="Tahoma" w:hAnsi="Tahoma" w:cs="Tahoma"/>
          <w:sz w:val="18"/>
          <w:szCs w:val="18"/>
          <w:lang w:eastAsia="fr-FR"/>
        </w:rPr>
        <w:t>the Deliverables provided as referred to under Article 1.1 do not reach a satisfactory level; or</w:t>
      </w:r>
    </w:p>
    <w:p w14:paraId="1FCA7322" w14:textId="77777777" w:rsidR="005F7814" w:rsidRPr="007A3191" w:rsidRDefault="005F7814" w:rsidP="005F7814">
      <w:pPr>
        <w:pStyle w:val="ListParagraph"/>
        <w:numPr>
          <w:ilvl w:val="0"/>
          <w:numId w:val="36"/>
        </w:numPr>
        <w:tabs>
          <w:tab w:val="left" w:pos="284"/>
        </w:tabs>
        <w:autoSpaceDE w:val="0"/>
        <w:autoSpaceDN w:val="0"/>
        <w:jc w:val="both"/>
        <w:rPr>
          <w:rFonts w:ascii="Tahoma" w:hAnsi="Tahoma" w:cs="Tahoma"/>
          <w:sz w:val="18"/>
          <w:szCs w:val="18"/>
          <w:lang w:eastAsia="fr-FR"/>
        </w:rPr>
      </w:pPr>
      <w:r w:rsidRPr="007A3191">
        <w:rPr>
          <w:rFonts w:ascii="Tahoma" w:hAnsi="Tahoma" w:cs="Tahoma"/>
          <w:sz w:val="18"/>
          <w:szCs w:val="18"/>
          <w:lang w:eastAsia="fr-FR"/>
        </w:rPr>
        <w:t xml:space="preserve">the Provider is in any of the situations listed </w:t>
      </w:r>
      <w:r w:rsidRPr="005F7814">
        <w:rPr>
          <w:rFonts w:ascii="Tahoma" w:hAnsi="Tahoma" w:cs="Tahoma"/>
          <w:sz w:val="18"/>
          <w:szCs w:val="18"/>
          <w:lang w:eastAsia="fr-FR"/>
        </w:rPr>
        <w:t>in Article 11.2.</w:t>
      </w:r>
      <w:r w:rsidRPr="007A3191">
        <w:rPr>
          <w:rFonts w:ascii="Tahoma" w:hAnsi="Tahoma" w:cs="Tahoma"/>
          <w:sz w:val="18"/>
          <w:szCs w:val="18"/>
          <w:lang w:eastAsia="fr-FR"/>
        </w:rPr>
        <w:t xml:space="preserve"> </w:t>
      </w:r>
    </w:p>
    <w:p w14:paraId="4A2EA2C4" w14:textId="665FA46F" w:rsidR="005920E6" w:rsidRPr="005F7814" w:rsidRDefault="005F7814" w:rsidP="005F7814">
      <w:pPr>
        <w:pStyle w:val="ListParagraph"/>
        <w:tabs>
          <w:tab w:val="left" w:pos="284"/>
        </w:tabs>
        <w:autoSpaceDE w:val="0"/>
        <w:autoSpaceDN w:val="0"/>
        <w:jc w:val="both"/>
        <w:rPr>
          <w:rFonts w:ascii="Tahoma" w:hAnsi="Tahoma" w:cs="Tahoma"/>
          <w:sz w:val="18"/>
          <w:szCs w:val="18"/>
          <w:lang w:eastAsia="fr-FR"/>
        </w:rPr>
      </w:pPr>
      <w:r w:rsidRPr="00ED301C">
        <w:rPr>
          <w:rFonts w:ascii="Tahoma" w:hAnsi="Tahoma" w:cs="Tahoma"/>
          <w:sz w:val="18"/>
          <w:szCs w:val="18"/>
          <w:lang w:eastAsia="fr-FR"/>
        </w:rPr>
        <w:lastRenderedPageBreak/>
        <w:t>the Council may consider there to have been a breach of contract and may consequently refuse to pay to the Provider the amounts referred to in Article 4.1 and Article 4.4 above.</w:t>
      </w:r>
      <w:bookmarkEnd w:id="5"/>
    </w:p>
    <w:p w14:paraId="7A270F71" w14:textId="77777777" w:rsidR="005920E6" w:rsidRDefault="005920E6" w:rsidP="007638C0">
      <w:pPr>
        <w:pStyle w:val="ListParagraph"/>
        <w:numPr>
          <w:ilvl w:val="0"/>
          <w:numId w:val="26"/>
        </w:numPr>
        <w:tabs>
          <w:tab w:val="left" w:pos="709"/>
        </w:tabs>
        <w:autoSpaceDE w:val="0"/>
        <w:autoSpaceDN w:val="0"/>
        <w:ind w:left="709" w:hanging="709"/>
        <w:jc w:val="both"/>
        <w:rPr>
          <w:rFonts w:ascii="Tahoma" w:hAnsi="Tahoma" w:cs="Tahoma"/>
          <w:sz w:val="18"/>
          <w:szCs w:val="18"/>
          <w:lang w:eastAsia="fr-FR"/>
        </w:rPr>
      </w:pPr>
      <w:r w:rsidRPr="008C0AFB">
        <w:rPr>
          <w:rFonts w:ascii="Tahoma" w:hAnsi="Tahoma" w:cs="Tahoma"/>
          <w:sz w:val="18"/>
          <w:szCs w:val="18"/>
          <w:lang w:eastAsia="fr-FR"/>
        </w:rPr>
        <w:t>In the cases described in paragraph 5.1 above, the Council reserves further, at any moment and further to prior notification to the Provider, the right to terminate the contract in all or in part. In case of termination, the Council shall pay only the amount corresponding to the deliverables actually and satisfactorily provided at the time of termination of the contract and shall request reimbursement of the sums already paid for Deliverables not provided. In case of partial termination, the obligations of the parties shall endure for all deliverables which are not subject of the notification of termination.</w:t>
      </w:r>
    </w:p>
    <w:p w14:paraId="478864E0" w14:textId="77777777" w:rsidR="005920E6" w:rsidRPr="008C0AFB" w:rsidRDefault="005920E6" w:rsidP="007638C0">
      <w:pPr>
        <w:pStyle w:val="ListParagraph"/>
        <w:numPr>
          <w:ilvl w:val="0"/>
          <w:numId w:val="26"/>
        </w:numPr>
        <w:tabs>
          <w:tab w:val="left" w:pos="709"/>
        </w:tabs>
        <w:autoSpaceDE w:val="0"/>
        <w:autoSpaceDN w:val="0"/>
        <w:ind w:left="709" w:hanging="709"/>
        <w:jc w:val="both"/>
        <w:rPr>
          <w:rFonts w:ascii="Tahoma" w:hAnsi="Tahoma" w:cs="Tahoma"/>
          <w:sz w:val="18"/>
          <w:szCs w:val="18"/>
          <w:lang w:eastAsia="fr-FR"/>
        </w:rPr>
      </w:pPr>
      <w:r w:rsidRPr="008C0AFB">
        <w:rPr>
          <w:rFonts w:ascii="Tahoma" w:hAnsi="Tahoma" w:cs="Tahoma"/>
          <w:sz w:val="18"/>
          <w:szCs w:val="18"/>
          <w:lang w:eastAsia="fr-FR"/>
        </w:rPr>
        <w:t>The outstanding sums shall be paid to the Council’s bank account within 60 calendar days from the notification in writing by the Council to the Provider regarding the outstanding sums to be paid.</w:t>
      </w:r>
    </w:p>
    <w:p w14:paraId="5692C4C2"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bookmarkStart w:id="6" w:name="_Toc179868653"/>
      <w:bookmarkStart w:id="7" w:name="_Toc179868654"/>
      <w:r w:rsidRPr="00D0286A">
        <w:rPr>
          <w:rFonts w:ascii="Tahoma" w:hAnsi="Tahoma" w:cs="Tahoma"/>
          <w:b/>
          <w:smallCaps/>
          <w:color w:val="365F91" w:themeColor="accent1" w:themeShade="BF"/>
          <w:sz w:val="18"/>
          <w:szCs w:val="18"/>
          <w:lang w:eastAsia="fr-FR"/>
        </w:rPr>
        <w:t>Article 6 - Modifications</w:t>
      </w:r>
      <w:bookmarkEnd w:id="6"/>
      <w:r w:rsidRPr="00D0286A">
        <w:rPr>
          <w:rFonts w:ascii="Tahoma" w:hAnsi="Tahoma" w:cs="Tahoma"/>
          <w:b/>
          <w:smallCaps/>
          <w:color w:val="365F91" w:themeColor="accent1" w:themeShade="BF"/>
          <w:sz w:val="18"/>
          <w:szCs w:val="18"/>
          <w:lang w:eastAsia="fr-FR"/>
        </w:rPr>
        <w:t xml:space="preserve"> </w:t>
      </w:r>
    </w:p>
    <w:p w14:paraId="57932915" w14:textId="77777777" w:rsidR="005920E6" w:rsidRDefault="005920E6" w:rsidP="007638C0">
      <w:pPr>
        <w:pStyle w:val="ListParagraph"/>
        <w:numPr>
          <w:ilvl w:val="0"/>
          <w:numId w:val="27"/>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The provisions of this contract cannot be modified without the written agreement of both parties. This agreement may take the form of an exchange of emails provided it is done using the contact details specified in Article 8.</w:t>
      </w:r>
    </w:p>
    <w:p w14:paraId="439BE5F7" w14:textId="77777777" w:rsidR="005920E6" w:rsidRPr="008C0AFB" w:rsidRDefault="005920E6" w:rsidP="007638C0">
      <w:pPr>
        <w:pStyle w:val="ListParagraph"/>
        <w:numPr>
          <w:ilvl w:val="0"/>
          <w:numId w:val="27"/>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val="en-US"/>
        </w:rPr>
        <w:t>Any modification shall not affect elements of the contract which may distort the initial conditions of the tendering procedure or give rise to unequal treatment between the tenderers.</w:t>
      </w:r>
    </w:p>
    <w:p w14:paraId="2DB36DCA" w14:textId="77777777" w:rsidR="005F7814" w:rsidRDefault="005920E6" w:rsidP="005F7814">
      <w:pPr>
        <w:pStyle w:val="ListParagraph"/>
        <w:numPr>
          <w:ilvl w:val="0"/>
          <w:numId w:val="27"/>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This contract may not be transferred, in full or in part, for money or free of charge, without the Council’s prior authorisation in writing.</w:t>
      </w:r>
    </w:p>
    <w:p w14:paraId="6DEFCCE7" w14:textId="4BE1BA43" w:rsidR="005920E6" w:rsidRPr="005F7814" w:rsidRDefault="005920E6" w:rsidP="005F7814">
      <w:pPr>
        <w:pStyle w:val="ListParagraph"/>
        <w:numPr>
          <w:ilvl w:val="0"/>
          <w:numId w:val="27"/>
        </w:numPr>
        <w:tabs>
          <w:tab w:val="left" w:pos="709"/>
        </w:tabs>
        <w:autoSpaceDE w:val="0"/>
        <w:autoSpaceDN w:val="0"/>
        <w:ind w:hanging="720"/>
        <w:jc w:val="both"/>
        <w:rPr>
          <w:rFonts w:ascii="Tahoma" w:hAnsi="Tahoma" w:cs="Tahoma"/>
          <w:sz w:val="18"/>
          <w:szCs w:val="18"/>
          <w:lang w:eastAsia="fr-FR"/>
        </w:rPr>
      </w:pPr>
      <w:r w:rsidRPr="005F7814">
        <w:rPr>
          <w:rFonts w:ascii="Tahoma" w:hAnsi="Tahoma" w:cs="Tahoma"/>
          <w:sz w:val="18"/>
          <w:szCs w:val="18"/>
          <w:lang w:eastAsia="fr-FR"/>
        </w:rPr>
        <w:t>The Provider may not subcontract all or part of the Deliverables without the written authorisation of the Council.</w:t>
      </w:r>
      <w:r w:rsidR="005F7814" w:rsidRPr="005F7814">
        <w:rPr>
          <w:rFonts w:ascii="Tahoma" w:hAnsi="Tahoma" w:cs="Tahoma"/>
          <w:sz w:val="18"/>
          <w:szCs w:val="18"/>
          <w:lang w:eastAsia="fr-FR"/>
        </w:rPr>
        <w:t xml:space="preserve"> If authorised to subcontract by the Council, the Provider shall ensure compliance with all contractual conditions by all authorised subcontractors. The Provider shall remain fully liable to the Council for the performance of that subcontractor’s obligations.</w:t>
      </w:r>
    </w:p>
    <w:p w14:paraId="2394B600"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7 - Case of force majeure</w:t>
      </w:r>
      <w:bookmarkEnd w:id="7"/>
      <w:r w:rsidRPr="00D0286A">
        <w:rPr>
          <w:rFonts w:ascii="Tahoma" w:hAnsi="Tahoma" w:cs="Tahoma"/>
          <w:b/>
          <w:smallCaps/>
          <w:color w:val="365F91" w:themeColor="accent1" w:themeShade="BF"/>
          <w:sz w:val="18"/>
          <w:szCs w:val="18"/>
          <w:lang w:eastAsia="fr-FR"/>
        </w:rPr>
        <w:t xml:space="preserve"> </w:t>
      </w:r>
    </w:p>
    <w:p w14:paraId="1B16F00D" w14:textId="77777777" w:rsidR="005920E6" w:rsidRDefault="005920E6" w:rsidP="007638C0">
      <w:pPr>
        <w:pStyle w:val="ListParagraph"/>
        <w:numPr>
          <w:ilvl w:val="0"/>
          <w:numId w:val="28"/>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In the event of force majeure, the parties shall be released from the application of this contract without any financial compensation. Force majeure is defined as including the following: major weather problems, earthquake, strikes affecting air travel, attacks, a state of war, health risks or events that would require the Council or the Provider to cancel the contract.</w:t>
      </w:r>
    </w:p>
    <w:p w14:paraId="5A03D23A" w14:textId="77777777" w:rsidR="005920E6" w:rsidRPr="008C0AFB" w:rsidRDefault="005920E6" w:rsidP="007638C0">
      <w:pPr>
        <w:pStyle w:val="ListParagraph"/>
        <w:numPr>
          <w:ilvl w:val="0"/>
          <w:numId w:val="28"/>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 xml:space="preserve">In the event of such circumstances each party shall be required to notify the other party accordingly in writing, within a period of 7 calendar days. </w:t>
      </w:r>
    </w:p>
    <w:p w14:paraId="5FA4DB0D"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bookmarkStart w:id="8" w:name="_Toc179868655"/>
      <w:r w:rsidRPr="00D0286A">
        <w:rPr>
          <w:rFonts w:ascii="Tahoma" w:hAnsi="Tahoma" w:cs="Tahoma"/>
          <w:b/>
          <w:smallCaps/>
          <w:color w:val="365F91" w:themeColor="accent1" w:themeShade="BF"/>
          <w:sz w:val="18"/>
          <w:szCs w:val="18"/>
          <w:lang w:eastAsia="fr-FR"/>
        </w:rPr>
        <w:t>Article 8 - Communication between the parties</w:t>
      </w:r>
    </w:p>
    <w:p w14:paraId="527475B6" w14:textId="206918B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The Contact point within the Council of Europe is indicated on the cover page of the Act of Engagement (</w:t>
      </w:r>
      <w:r w:rsidR="007638C0">
        <w:rPr>
          <w:rFonts w:ascii="Tahoma" w:hAnsi="Tahoma" w:cs="Tahoma"/>
          <w:sz w:val="18"/>
          <w:szCs w:val="18"/>
          <w:lang w:eastAsia="fr-FR"/>
        </w:rPr>
        <w:t>s</w:t>
      </w:r>
      <w:r w:rsidRPr="008C0AFB">
        <w:rPr>
          <w:rFonts w:ascii="Tahoma" w:hAnsi="Tahoma" w:cs="Tahoma"/>
          <w:sz w:val="18"/>
          <w:szCs w:val="18"/>
          <w:lang w:eastAsia="fr-FR"/>
        </w:rPr>
        <w:t>ee page 1 above).</w:t>
      </w:r>
    </w:p>
    <w:p w14:paraId="58D4A7D9" w14:textId="7777777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The Provider can be reached through the means indicated in the Act of Engagement (see page 1 above).</w:t>
      </w:r>
    </w:p>
    <w:p w14:paraId="71381CC6" w14:textId="7777777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Any communication is deemed to have been made when it is received by the receiving party, unless the Contract refers to the date when the communication was sent.</w:t>
      </w:r>
    </w:p>
    <w:p w14:paraId="10B4DC2E" w14:textId="7777777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Electronic communication is deemed to have been received by the receiving party on the day of successful dispatch of that communication, provided that it is sent to the addressees listed in paragraphs 1 and 2 above. Dispatch shall be deemed unsuccessful if the sending party receives a message of non-delivery. In this case, the sending party shall immediately send again such communication to any of the other addresses listed in paragraphs 1 and 2 above. In case of unsuccessful dispatch, the sending party shall not be held in breach of its obligation to send such communication within a specified deadline, provided the communication is dispatched by another means of communication without further delay.</w:t>
      </w:r>
    </w:p>
    <w:p w14:paraId="056F9B1E" w14:textId="7777777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Mail sent to the Council using the postal services is considered to have been received by the Council on the date on which it is registered by the department identified in paragraph 1 above.</w:t>
      </w:r>
    </w:p>
    <w:p w14:paraId="259E8F8A" w14:textId="77777777" w:rsidR="005920E6" w:rsidRPr="008C0AFB"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Formal notifications made by registered mail with return receipt or equivalent, or by equivalent electronic means, shall be considered to have been received by the receiving party on the date of receipt indicated on the return receipt or equivalent.</w:t>
      </w:r>
    </w:p>
    <w:p w14:paraId="4EF5591B"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9 –Acceptance</w:t>
      </w:r>
    </w:p>
    <w:p w14:paraId="35682E96"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The provision of Deliverables referred to in this contract shall be the subject of a written acceptance procedure. If acceptance is refused, the Council shall inform the Provider accordingly, giving reasons, and may set new modalities for the provision of the Deliverables. If acceptance is refused again, the Council may terminate the Contract in whole or in part without previous notice and without paying any financial compensation.</w:t>
      </w:r>
    </w:p>
    <w:p w14:paraId="7D2040BA" w14:textId="77777777" w:rsidR="005F7814" w:rsidRPr="005F7814" w:rsidRDefault="005F7814" w:rsidP="005F7814">
      <w:pPr>
        <w:tabs>
          <w:tab w:val="left" w:pos="284"/>
        </w:tabs>
        <w:autoSpaceDE w:val="0"/>
        <w:autoSpaceDN w:val="0"/>
        <w:jc w:val="both"/>
        <w:rPr>
          <w:rFonts w:ascii="Tahoma" w:hAnsi="Tahoma" w:cs="Tahoma"/>
          <w:b/>
          <w:smallCaps/>
          <w:color w:val="365F91" w:themeColor="accent1" w:themeShade="BF"/>
          <w:sz w:val="18"/>
          <w:szCs w:val="18"/>
          <w:lang w:eastAsia="fr-FR"/>
        </w:rPr>
      </w:pPr>
      <w:bookmarkStart w:id="9" w:name="_Hlk62561759"/>
      <w:bookmarkStart w:id="10" w:name="_Hlk62555666"/>
      <w:r w:rsidRPr="005F7814">
        <w:rPr>
          <w:rFonts w:ascii="Tahoma" w:hAnsi="Tahoma" w:cs="Tahoma"/>
          <w:b/>
          <w:smallCaps/>
          <w:color w:val="365F91" w:themeColor="accent1" w:themeShade="BF"/>
          <w:sz w:val="18"/>
          <w:szCs w:val="18"/>
          <w:lang w:eastAsia="fr-FR"/>
        </w:rPr>
        <w:t>Article 10 – Consortium</w:t>
      </w:r>
    </w:p>
    <w:p w14:paraId="59601309" w14:textId="77777777"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The Providers have full responsibility for carrying out and complying with the terms of the contract.</w:t>
      </w:r>
    </w:p>
    <w:p w14:paraId="55C716A9" w14:textId="77777777"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The Providers are jointly and severally liable. If a Provider fails to implement its part of the contract, the other Providers become responsible for the carrying out of the Deliverables, unless the Council expressly relieves them of this obligation.</w:t>
      </w:r>
    </w:p>
    <w:p w14:paraId="51BD3BCB" w14:textId="77777777"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In case of breach of contract, where applicable, the Council will claim back the amounts paid but that were not due under the contract. The coordinator of the consortium is fully liable for repaying the debts of the consortium; even if it has not been the final recipient of those amounts.</w:t>
      </w:r>
    </w:p>
    <w:p w14:paraId="63ABB1E3" w14:textId="77777777"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The internal roles and responsibilities of the Providers are divided as follows:</w:t>
      </w:r>
    </w:p>
    <w:p w14:paraId="4CD434D2" w14:textId="77777777" w:rsidR="005F7814" w:rsidRPr="005F7814" w:rsidRDefault="005F7814" w:rsidP="005F7814">
      <w:pPr>
        <w:pStyle w:val="ListParagraph"/>
        <w:numPr>
          <w:ilvl w:val="2"/>
          <w:numId w:val="37"/>
        </w:numPr>
        <w:tabs>
          <w:tab w:val="left" w:pos="284"/>
        </w:tabs>
        <w:jc w:val="both"/>
        <w:rPr>
          <w:rFonts w:ascii="Tahoma" w:hAnsi="Tahoma" w:cs="Tahoma"/>
          <w:color w:val="000000"/>
          <w:sz w:val="18"/>
          <w:szCs w:val="18"/>
        </w:rPr>
      </w:pPr>
      <w:r w:rsidRPr="005F7814">
        <w:rPr>
          <w:rFonts w:ascii="Tahoma" w:hAnsi="Tahoma" w:cs="Tahoma"/>
          <w:color w:val="000000"/>
          <w:sz w:val="18"/>
          <w:szCs w:val="18"/>
        </w:rPr>
        <w:t xml:space="preserve">The Providers must designate a coordinator. </w:t>
      </w:r>
    </w:p>
    <w:p w14:paraId="03FB3096" w14:textId="77777777" w:rsidR="005F7814" w:rsidRPr="005F7814" w:rsidRDefault="005F7814" w:rsidP="005F7814">
      <w:pPr>
        <w:pStyle w:val="ListParagraph"/>
        <w:numPr>
          <w:ilvl w:val="2"/>
          <w:numId w:val="37"/>
        </w:numPr>
        <w:tabs>
          <w:tab w:val="left" w:pos="284"/>
        </w:tabs>
        <w:jc w:val="both"/>
        <w:rPr>
          <w:rFonts w:ascii="Tahoma" w:hAnsi="Tahoma" w:cs="Tahoma"/>
          <w:color w:val="000000"/>
          <w:sz w:val="18"/>
          <w:szCs w:val="18"/>
        </w:rPr>
      </w:pPr>
      <w:r w:rsidRPr="005F7814">
        <w:rPr>
          <w:rFonts w:ascii="Tahoma" w:hAnsi="Tahoma" w:cs="Tahoma"/>
          <w:color w:val="000000"/>
          <w:sz w:val="18"/>
          <w:szCs w:val="18"/>
        </w:rPr>
        <w:t>Each Provider must:</w:t>
      </w:r>
    </w:p>
    <w:p w14:paraId="5683AB3B" w14:textId="77777777" w:rsidR="005F7814" w:rsidRPr="005F7814" w:rsidRDefault="005F7814" w:rsidP="005F7814">
      <w:pPr>
        <w:pStyle w:val="ListParagraph"/>
        <w:numPr>
          <w:ilvl w:val="0"/>
          <w:numId w:val="38"/>
        </w:numPr>
        <w:tabs>
          <w:tab w:val="left" w:pos="284"/>
        </w:tabs>
        <w:jc w:val="both"/>
        <w:rPr>
          <w:rFonts w:ascii="Tahoma" w:hAnsi="Tahoma" w:cs="Tahoma"/>
          <w:color w:val="000000"/>
          <w:sz w:val="18"/>
          <w:szCs w:val="18"/>
        </w:rPr>
      </w:pPr>
      <w:r w:rsidRPr="005F7814">
        <w:rPr>
          <w:rFonts w:ascii="Tahoma" w:hAnsi="Tahoma" w:cs="Tahoma"/>
          <w:color w:val="000000"/>
          <w:sz w:val="18"/>
          <w:szCs w:val="18"/>
        </w:rPr>
        <w:t>inform the coordinator immediately of any events or circumstances likely to affect significantly or delay the performance of the contract, change in legal status or technical, organisational or ownership situation, circumstances affecting the award of the contract or compliance with the requirements of the contract;</w:t>
      </w:r>
    </w:p>
    <w:p w14:paraId="144CCDE1" w14:textId="77777777" w:rsidR="005F7814" w:rsidRPr="005F7814" w:rsidRDefault="005F7814" w:rsidP="005F7814">
      <w:pPr>
        <w:pStyle w:val="ListParagraph"/>
        <w:numPr>
          <w:ilvl w:val="0"/>
          <w:numId w:val="38"/>
        </w:numPr>
        <w:tabs>
          <w:tab w:val="left" w:pos="284"/>
        </w:tabs>
        <w:jc w:val="both"/>
        <w:rPr>
          <w:rFonts w:ascii="Tahoma" w:hAnsi="Tahoma" w:cs="Tahoma"/>
          <w:color w:val="000000"/>
          <w:sz w:val="18"/>
          <w:szCs w:val="18"/>
        </w:rPr>
      </w:pPr>
      <w:r w:rsidRPr="005F7814">
        <w:rPr>
          <w:rFonts w:ascii="Tahoma" w:hAnsi="Tahoma" w:cs="Tahoma"/>
          <w:color w:val="000000"/>
          <w:sz w:val="18"/>
          <w:szCs w:val="18"/>
        </w:rPr>
        <w:t>submit to the coordinator in good time:</w:t>
      </w:r>
      <w:r w:rsidRPr="005F7814">
        <w:rPr>
          <w:rFonts w:ascii="Tahoma" w:hAnsi="Tahoma" w:cs="Tahoma"/>
          <w:color w:val="000000"/>
          <w:sz w:val="18"/>
          <w:szCs w:val="18"/>
        </w:rPr>
        <w:tab/>
      </w:r>
      <w:r w:rsidRPr="005F7814">
        <w:rPr>
          <w:rFonts w:ascii="Tahoma" w:hAnsi="Tahoma" w:cs="Tahoma"/>
          <w:color w:val="000000"/>
          <w:sz w:val="18"/>
          <w:szCs w:val="18"/>
        </w:rPr>
        <w:br/>
        <w:t>- any other documents or information required by the Council under the contract, unless the contract requires the Provider to submit this information directly;</w:t>
      </w:r>
      <w:r w:rsidRPr="005F7814">
        <w:rPr>
          <w:rFonts w:ascii="Tahoma" w:hAnsi="Tahoma" w:cs="Tahoma"/>
          <w:color w:val="000000"/>
          <w:sz w:val="18"/>
          <w:szCs w:val="18"/>
        </w:rPr>
        <w:tab/>
      </w:r>
      <w:r w:rsidRPr="005F7814">
        <w:rPr>
          <w:rFonts w:ascii="Tahoma" w:hAnsi="Tahoma" w:cs="Tahoma"/>
          <w:color w:val="000000"/>
          <w:sz w:val="18"/>
          <w:szCs w:val="18"/>
        </w:rPr>
        <w:br/>
        <w:t>- any information requested by the coordinator in order to verify the state of performance of the Deliverables under the contract, the proper implementation of the contract and compliance with the other obligations under the contract.</w:t>
      </w:r>
    </w:p>
    <w:p w14:paraId="6182E33D" w14:textId="77777777" w:rsidR="005F7814" w:rsidRPr="005F7814" w:rsidRDefault="005F7814" w:rsidP="005F7814">
      <w:pPr>
        <w:pStyle w:val="ListParagraph"/>
        <w:numPr>
          <w:ilvl w:val="0"/>
          <w:numId w:val="38"/>
        </w:numPr>
        <w:tabs>
          <w:tab w:val="left" w:pos="284"/>
        </w:tabs>
        <w:jc w:val="both"/>
        <w:rPr>
          <w:rFonts w:ascii="Tahoma" w:hAnsi="Tahoma" w:cs="Tahoma"/>
          <w:color w:val="000000"/>
          <w:sz w:val="18"/>
          <w:szCs w:val="18"/>
        </w:rPr>
      </w:pPr>
      <w:r w:rsidRPr="005F7814">
        <w:rPr>
          <w:rFonts w:ascii="Tahoma" w:hAnsi="Tahoma" w:cs="Tahoma"/>
          <w:color w:val="000000"/>
          <w:sz w:val="18"/>
          <w:szCs w:val="18"/>
        </w:rPr>
        <w:lastRenderedPageBreak/>
        <w:t>give the other Providers access to any pre-existing industrial and intellectual property rights needed for the performance of the contract and compliance with the obligations under the Agreement.</w:t>
      </w:r>
    </w:p>
    <w:p w14:paraId="75548555" w14:textId="77777777" w:rsidR="005F7814" w:rsidRPr="005F7814" w:rsidRDefault="005F7814" w:rsidP="005F7814">
      <w:pPr>
        <w:pStyle w:val="ListParagraph"/>
        <w:numPr>
          <w:ilvl w:val="2"/>
          <w:numId w:val="37"/>
        </w:numPr>
        <w:jc w:val="both"/>
        <w:rPr>
          <w:rFonts w:ascii="Tahoma" w:hAnsi="Tahoma" w:cs="Tahoma"/>
          <w:color w:val="000000"/>
          <w:sz w:val="18"/>
          <w:szCs w:val="18"/>
        </w:rPr>
      </w:pPr>
      <w:r w:rsidRPr="005F7814">
        <w:rPr>
          <w:rFonts w:ascii="Tahoma" w:hAnsi="Tahoma" w:cs="Tahoma"/>
          <w:color w:val="000000"/>
          <w:sz w:val="18"/>
          <w:szCs w:val="18"/>
        </w:rPr>
        <w:t xml:space="preserve">      The coordinator must:</w:t>
      </w:r>
    </w:p>
    <w:p w14:paraId="468BF67B"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monitor that the Deliverables are carried out timely and properly, in accordance with the terms of the contract;</w:t>
      </w:r>
    </w:p>
    <w:p w14:paraId="027B960B"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act as the intermediary for all communications between the Providers and the Council (in particular, providing the Council with the information described in Article 10.4.2(ii) immediately), unless the agreed otherwise by the Parties;</w:t>
      </w:r>
    </w:p>
    <w:p w14:paraId="5A37D0CD"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request and review any documents or information required by the Council and verify their completeness and correctness before passing them on to the Council;</w:t>
      </w:r>
    </w:p>
    <w:p w14:paraId="2A523A25"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before starting performance of the contract, submit this list of pre-existing rights (Article 10.4.2(iii)) to the Council.</w:t>
      </w:r>
    </w:p>
    <w:p w14:paraId="2F8D569D"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submit the Deliverables to the Council in accordance with the timing and terms of the contract;</w:t>
      </w:r>
    </w:p>
    <w:p w14:paraId="5C408F36"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Payments shall be made by the Council to the coordinator. Payments to the coordinator shall discharge the Council from its payment obligation. The coordinator must ensure that the distribution of the payments between the Providers are made without unjustified delay.</w:t>
      </w:r>
    </w:p>
    <w:p w14:paraId="33C30414" w14:textId="77777777" w:rsidR="005F7814" w:rsidRPr="005F7814" w:rsidRDefault="005F7814" w:rsidP="005F7814">
      <w:pPr>
        <w:tabs>
          <w:tab w:val="left" w:pos="284"/>
        </w:tabs>
        <w:jc w:val="both"/>
        <w:rPr>
          <w:rFonts w:ascii="Tahoma" w:hAnsi="Tahoma" w:cs="Tahoma"/>
          <w:color w:val="000000"/>
          <w:sz w:val="18"/>
          <w:szCs w:val="18"/>
        </w:rPr>
      </w:pPr>
      <w:r w:rsidRPr="005F7814">
        <w:rPr>
          <w:rFonts w:ascii="Tahoma" w:hAnsi="Tahoma" w:cs="Tahoma"/>
          <w:color w:val="000000"/>
          <w:sz w:val="18"/>
          <w:szCs w:val="18"/>
        </w:rPr>
        <w:t>The coordinator may not subcontract the above-mentioned tasks.</w:t>
      </w:r>
    </w:p>
    <w:p w14:paraId="5B803799" w14:textId="7C4D4ECD"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The Providers must have internal arrangements regarding their operation and co-ordination to ensure that the action is implemented properly. These internal arrangements must be set out in a written ‘consortium agreement’ between the beneficiaries, which may cover:</w:t>
      </w:r>
      <w:r w:rsidRPr="005F7814">
        <w:rPr>
          <w:rFonts w:ascii="Tahoma" w:hAnsi="Tahoma" w:cs="Tahoma"/>
          <w:color w:val="000000"/>
          <w:sz w:val="18"/>
          <w:szCs w:val="18"/>
        </w:rPr>
        <w:tab/>
      </w:r>
      <w:r w:rsidRPr="005F7814">
        <w:rPr>
          <w:rFonts w:ascii="Tahoma" w:hAnsi="Tahoma" w:cs="Tahoma"/>
          <w:color w:val="000000"/>
          <w:sz w:val="18"/>
          <w:szCs w:val="18"/>
        </w:rPr>
        <w:br/>
        <w:t>- internal organisation of the consortium;</w:t>
      </w:r>
      <w:r w:rsidRPr="005F7814">
        <w:rPr>
          <w:rFonts w:ascii="Tahoma" w:hAnsi="Tahoma" w:cs="Tahoma"/>
          <w:color w:val="000000"/>
          <w:sz w:val="18"/>
          <w:szCs w:val="18"/>
        </w:rPr>
        <w:tab/>
      </w:r>
      <w:r w:rsidRPr="005F7814">
        <w:rPr>
          <w:rFonts w:ascii="Tahoma" w:hAnsi="Tahoma" w:cs="Tahoma"/>
          <w:color w:val="000000"/>
          <w:sz w:val="18"/>
          <w:szCs w:val="18"/>
        </w:rPr>
        <w:br/>
        <w:t>- distribution of the Council payment(s);</w:t>
      </w:r>
      <w:r w:rsidRPr="005F7814">
        <w:rPr>
          <w:rFonts w:ascii="Tahoma" w:hAnsi="Tahoma" w:cs="Tahoma"/>
          <w:color w:val="000000"/>
          <w:sz w:val="18"/>
          <w:szCs w:val="18"/>
        </w:rPr>
        <w:tab/>
      </w:r>
      <w:r w:rsidRPr="005F7814">
        <w:rPr>
          <w:rFonts w:ascii="Tahoma" w:hAnsi="Tahoma" w:cs="Tahoma"/>
          <w:color w:val="000000"/>
          <w:sz w:val="18"/>
          <w:szCs w:val="18"/>
        </w:rPr>
        <w:br/>
        <w:t>- additional rules on rights and obligations related to pre-existing rights and results (including intellectual and industrial property rights), specifying the owner an</w:t>
      </w:r>
      <w:r w:rsidR="00002808">
        <w:rPr>
          <w:rFonts w:ascii="Tahoma" w:hAnsi="Tahoma" w:cs="Tahoma"/>
          <w:color w:val="000000"/>
          <w:sz w:val="18"/>
          <w:szCs w:val="18"/>
        </w:rPr>
        <w:t>d</w:t>
      </w:r>
      <w:r w:rsidRPr="005F7814">
        <w:rPr>
          <w:rFonts w:ascii="Tahoma" w:hAnsi="Tahoma" w:cs="Tahoma"/>
          <w:color w:val="000000"/>
          <w:sz w:val="18"/>
          <w:szCs w:val="18"/>
        </w:rPr>
        <w:t xml:space="preserve"> persons that have a right of use;</w:t>
      </w:r>
      <w:r w:rsidRPr="005F7814">
        <w:rPr>
          <w:rFonts w:ascii="Tahoma" w:hAnsi="Tahoma" w:cs="Tahoma"/>
          <w:color w:val="000000"/>
          <w:sz w:val="18"/>
          <w:szCs w:val="18"/>
        </w:rPr>
        <w:tab/>
      </w:r>
      <w:r w:rsidRPr="005F7814">
        <w:rPr>
          <w:rFonts w:ascii="Tahoma" w:hAnsi="Tahoma" w:cs="Tahoma"/>
          <w:color w:val="000000"/>
          <w:sz w:val="18"/>
          <w:szCs w:val="18"/>
        </w:rPr>
        <w:br/>
        <w:t>- settlement of internal disputes;</w:t>
      </w:r>
      <w:r w:rsidRPr="005F7814">
        <w:rPr>
          <w:rFonts w:ascii="Tahoma" w:hAnsi="Tahoma" w:cs="Tahoma"/>
          <w:color w:val="000000"/>
          <w:sz w:val="18"/>
          <w:szCs w:val="18"/>
        </w:rPr>
        <w:tab/>
      </w:r>
      <w:r w:rsidRPr="005F7814">
        <w:rPr>
          <w:rFonts w:ascii="Tahoma" w:hAnsi="Tahoma" w:cs="Tahoma"/>
          <w:color w:val="000000"/>
          <w:sz w:val="18"/>
          <w:szCs w:val="18"/>
        </w:rPr>
        <w:br/>
        <w:t>- liability, indemnification and confidentiality arrangements between the Providers.</w:t>
      </w:r>
    </w:p>
    <w:p w14:paraId="60E1DB98" w14:textId="77777777" w:rsidR="005F7814" w:rsidRPr="00C31FC5" w:rsidRDefault="005F7814" w:rsidP="005F7814">
      <w:pPr>
        <w:tabs>
          <w:tab w:val="left" w:pos="284"/>
        </w:tabs>
        <w:jc w:val="both"/>
        <w:rPr>
          <w:rFonts w:ascii="Tahoma" w:hAnsi="Tahoma" w:cs="Tahoma"/>
          <w:color w:val="000000"/>
          <w:sz w:val="18"/>
          <w:szCs w:val="18"/>
        </w:rPr>
      </w:pPr>
      <w:r w:rsidRPr="005F7814">
        <w:rPr>
          <w:rFonts w:ascii="Tahoma" w:hAnsi="Tahoma" w:cs="Tahoma"/>
          <w:color w:val="000000"/>
          <w:sz w:val="18"/>
          <w:szCs w:val="18"/>
        </w:rPr>
        <w:t>The consortium agreement must not contain any provision contrary to the contract.</w:t>
      </w:r>
      <w:bookmarkEnd w:id="9"/>
    </w:p>
    <w:bookmarkEnd w:id="10"/>
    <w:p w14:paraId="78CFF8CB" w14:textId="2C13CB4C"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1</w:t>
      </w:r>
      <w:r w:rsidR="005F7814">
        <w:rPr>
          <w:rFonts w:ascii="Tahoma" w:hAnsi="Tahoma" w:cs="Tahoma"/>
          <w:b/>
          <w:smallCaps/>
          <w:color w:val="365F91" w:themeColor="accent1" w:themeShade="BF"/>
          <w:sz w:val="18"/>
          <w:szCs w:val="18"/>
          <w:lang w:eastAsia="fr-FR"/>
        </w:rPr>
        <w:t>1</w:t>
      </w:r>
      <w:r w:rsidRPr="00D0286A">
        <w:rPr>
          <w:rFonts w:ascii="Tahoma" w:hAnsi="Tahoma" w:cs="Tahoma"/>
          <w:b/>
          <w:smallCaps/>
          <w:color w:val="365F91" w:themeColor="accent1" w:themeShade="BF"/>
          <w:sz w:val="18"/>
          <w:szCs w:val="18"/>
          <w:lang w:eastAsia="fr-FR"/>
        </w:rPr>
        <w:t xml:space="preserve"> – Changes in the Provider’s situation or standing</w:t>
      </w:r>
    </w:p>
    <w:p w14:paraId="5D888ED0" w14:textId="0DA05921" w:rsidR="005920E6" w:rsidRPr="005F7814" w:rsidRDefault="005F7814" w:rsidP="005F7814">
      <w:pPr>
        <w:tabs>
          <w:tab w:val="left" w:pos="284"/>
        </w:tabs>
        <w:ind w:left="720" w:hanging="720"/>
        <w:jc w:val="both"/>
        <w:rPr>
          <w:rFonts w:ascii="Tahoma" w:hAnsi="Tahoma" w:cs="Tahoma"/>
          <w:color w:val="000000"/>
          <w:sz w:val="18"/>
          <w:szCs w:val="18"/>
        </w:rPr>
      </w:pPr>
      <w:r>
        <w:rPr>
          <w:rFonts w:ascii="Tahoma" w:hAnsi="Tahoma" w:cs="Tahoma"/>
          <w:color w:val="000000"/>
          <w:sz w:val="18"/>
          <w:szCs w:val="18"/>
        </w:rPr>
        <w:t xml:space="preserve">11.1. </w:t>
      </w:r>
      <w:r>
        <w:rPr>
          <w:rFonts w:ascii="Tahoma" w:hAnsi="Tahoma" w:cs="Tahoma"/>
          <w:color w:val="000000"/>
          <w:sz w:val="18"/>
          <w:szCs w:val="18"/>
        </w:rPr>
        <w:tab/>
      </w:r>
      <w:r w:rsidR="005920E6" w:rsidRPr="005F7814">
        <w:rPr>
          <w:rFonts w:ascii="Tahoma" w:hAnsi="Tahoma" w:cs="Tahoma"/>
          <w:color w:val="000000"/>
          <w:sz w:val="18"/>
          <w:szCs w:val="18"/>
        </w:rPr>
        <w:t>The Provider shall inform the Council without delay of any changes in their address or legal domicile or in the address or legal domicile of the person who may represent them.</w:t>
      </w:r>
    </w:p>
    <w:p w14:paraId="5ADBA032" w14:textId="4C3A429B" w:rsidR="005920E6" w:rsidRPr="005F7814" w:rsidRDefault="005920E6" w:rsidP="005F7814">
      <w:pPr>
        <w:pStyle w:val="ListParagraph"/>
        <w:numPr>
          <w:ilvl w:val="1"/>
          <w:numId w:val="40"/>
        </w:numPr>
        <w:tabs>
          <w:tab w:val="left" w:pos="284"/>
        </w:tabs>
        <w:jc w:val="both"/>
        <w:rPr>
          <w:rFonts w:ascii="Tahoma" w:hAnsi="Tahoma" w:cs="Tahoma"/>
          <w:color w:val="000000"/>
          <w:sz w:val="18"/>
          <w:szCs w:val="18"/>
        </w:rPr>
      </w:pPr>
      <w:r w:rsidRPr="005F7814">
        <w:rPr>
          <w:rFonts w:ascii="Tahoma" w:hAnsi="Tahoma" w:cs="Tahoma"/>
          <w:color w:val="000000"/>
          <w:sz w:val="18"/>
          <w:szCs w:val="18"/>
        </w:rPr>
        <w:t>The Provider shall also inform the Council without delay:</w:t>
      </w:r>
    </w:p>
    <w:p w14:paraId="369D87D0" w14:textId="77777777"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if they are involved in a merger, takeover or change of ownership or there is a change in their legal status;</w:t>
      </w:r>
    </w:p>
    <w:p w14:paraId="547014BF" w14:textId="77777777"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 xml:space="preserve"> where the Provider is a consortium or similar entity, if there is a change in membership or partnership.</w:t>
      </w:r>
    </w:p>
    <w:p w14:paraId="6AD8C996" w14:textId="34E27A03"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 xml:space="preserve"> if they are sentenced by final judgment on one or more of the following charges: participation in a criminal organisation, corruption, fraud, money laundering</w:t>
      </w:r>
      <w:r w:rsidR="005F7814" w:rsidRPr="005F7814">
        <w:rPr>
          <w:rFonts w:ascii="Tahoma" w:hAnsi="Tahoma" w:cs="Tahoma"/>
          <w:color w:val="000000"/>
          <w:sz w:val="18"/>
          <w:szCs w:val="18"/>
        </w:rPr>
        <w:t>, terrorist financing, terrorist offences or offences linked to terrorist activities, child labour or trafficking in human beings</w:t>
      </w:r>
      <w:r w:rsidRPr="00D0286A">
        <w:rPr>
          <w:rFonts w:ascii="Tahoma" w:hAnsi="Tahoma" w:cs="Tahoma"/>
          <w:color w:val="000000"/>
          <w:sz w:val="18"/>
          <w:szCs w:val="18"/>
        </w:rPr>
        <w:t>;</w:t>
      </w:r>
    </w:p>
    <w:p w14:paraId="19BA7668" w14:textId="7219FFD5"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 xml:space="preserve"> if they are in a situation of bankruptcy, liquidation, termination of activity, insolvency or arrangement with creditors or any like situation arising from a procedure of the same kind, or are subject to a procedure of the same kind;</w:t>
      </w:r>
    </w:p>
    <w:p w14:paraId="215D3173" w14:textId="77777777"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 xml:space="preserve"> if they have received a judgment with </w:t>
      </w:r>
      <w:r w:rsidRPr="00D0286A">
        <w:rPr>
          <w:rFonts w:ascii="Tahoma" w:hAnsi="Tahoma" w:cs="Tahoma"/>
          <w:i/>
          <w:color w:val="000000"/>
          <w:sz w:val="18"/>
          <w:szCs w:val="18"/>
        </w:rPr>
        <w:t>res judicata force</w:t>
      </w:r>
      <w:r w:rsidRPr="00D0286A">
        <w:rPr>
          <w:rFonts w:ascii="Tahoma" w:hAnsi="Tahoma" w:cs="Tahoma"/>
          <w:color w:val="000000"/>
          <w:sz w:val="18"/>
          <w:szCs w:val="18"/>
        </w:rPr>
        <w:t>, finding an offence that affects their professional integrity or serious professional misconduct;</w:t>
      </w:r>
    </w:p>
    <w:p w14:paraId="0F3ECF10" w14:textId="0495FDAF" w:rsidR="005920E6" w:rsidRPr="00D0286A" w:rsidRDefault="005920E6" w:rsidP="007638C0">
      <w:pPr>
        <w:numPr>
          <w:ilvl w:val="0"/>
          <w:numId w:val="12"/>
        </w:numPr>
        <w:tabs>
          <w:tab w:val="left" w:pos="142"/>
          <w:tab w:val="left" w:pos="284"/>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If they do not comply with their obligations as regards payment of social security contributions, taxes and dues, according to the statutory provisions of their country of legal domicile;</w:t>
      </w:r>
    </w:p>
    <w:p w14:paraId="779A5AD2" w14:textId="77777777" w:rsidR="005920E6" w:rsidRPr="00622993"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sz w:val="18"/>
          <w:szCs w:val="18"/>
          <w:lang w:val="en-US"/>
        </w:rPr>
        <w:t>If they are or are likely to be in a situation of conflict of interests.</w:t>
      </w:r>
    </w:p>
    <w:p w14:paraId="779B2B76" w14:textId="4B7B689B"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1</w:t>
      </w:r>
      <w:r w:rsidR="005F7814">
        <w:rPr>
          <w:rFonts w:ascii="Tahoma" w:hAnsi="Tahoma" w:cs="Tahoma"/>
          <w:b/>
          <w:smallCaps/>
          <w:color w:val="365F91" w:themeColor="accent1" w:themeShade="BF"/>
          <w:sz w:val="18"/>
          <w:szCs w:val="18"/>
          <w:lang w:eastAsia="fr-FR"/>
        </w:rPr>
        <w:t>2</w:t>
      </w:r>
      <w:r w:rsidRPr="00D0286A">
        <w:rPr>
          <w:rFonts w:ascii="Tahoma" w:hAnsi="Tahoma" w:cs="Tahoma"/>
          <w:b/>
          <w:smallCaps/>
          <w:color w:val="365F91" w:themeColor="accent1" w:themeShade="BF"/>
          <w:sz w:val="18"/>
          <w:szCs w:val="18"/>
          <w:lang w:eastAsia="fr-FR"/>
        </w:rPr>
        <w:t xml:space="preserve"> </w:t>
      </w:r>
      <w:r w:rsidR="00EC5AFE">
        <w:rPr>
          <w:rFonts w:ascii="Tahoma" w:hAnsi="Tahoma" w:cs="Tahoma"/>
          <w:b/>
          <w:smallCaps/>
          <w:color w:val="365F91" w:themeColor="accent1" w:themeShade="BF"/>
          <w:sz w:val="18"/>
          <w:szCs w:val="18"/>
          <w:lang w:eastAsia="fr-FR"/>
        </w:rPr>
        <w:t>–</w:t>
      </w:r>
      <w:r w:rsidRPr="00D0286A">
        <w:rPr>
          <w:rFonts w:ascii="Tahoma" w:hAnsi="Tahoma" w:cs="Tahoma"/>
          <w:b/>
          <w:smallCaps/>
          <w:color w:val="365F91" w:themeColor="accent1" w:themeShade="BF"/>
          <w:sz w:val="18"/>
          <w:szCs w:val="18"/>
          <w:lang w:eastAsia="fr-FR"/>
        </w:rPr>
        <w:t xml:space="preserve"> Disputes</w:t>
      </w:r>
      <w:bookmarkEnd w:id="8"/>
      <w:r w:rsidR="00EC5AFE">
        <w:rPr>
          <w:rFonts w:ascii="Tahoma" w:hAnsi="Tahoma" w:cs="Tahoma"/>
          <w:b/>
          <w:smallCaps/>
          <w:color w:val="365F91" w:themeColor="accent1" w:themeShade="BF"/>
          <w:sz w:val="18"/>
          <w:szCs w:val="18"/>
          <w:lang w:eastAsia="fr-FR"/>
        </w:rPr>
        <w:t xml:space="preserve"> </w:t>
      </w:r>
    </w:p>
    <w:p w14:paraId="77B62B19" w14:textId="77777777" w:rsidR="005F7814" w:rsidRDefault="005F7814" w:rsidP="005F7814">
      <w:pPr>
        <w:tabs>
          <w:tab w:val="left" w:pos="284"/>
        </w:tabs>
        <w:autoSpaceDE w:val="0"/>
        <w:autoSpaceDN w:val="0"/>
        <w:jc w:val="both"/>
        <w:rPr>
          <w:rFonts w:ascii="Tahoma" w:hAnsi="Tahoma" w:cs="Tahoma"/>
          <w:sz w:val="18"/>
          <w:szCs w:val="18"/>
          <w:lang w:eastAsia="fr-FR"/>
        </w:rPr>
      </w:pPr>
      <w:bookmarkStart w:id="11" w:name="_Hlk62555726"/>
      <w:bookmarkStart w:id="12" w:name="_Toc179868656"/>
      <w:r>
        <w:rPr>
          <w:rFonts w:ascii="Tahoma" w:hAnsi="Tahoma" w:cs="Tahoma"/>
          <w:sz w:val="18"/>
          <w:szCs w:val="18"/>
          <w:lang w:eastAsia="fr-FR"/>
        </w:rPr>
        <w:t>12.1.</w:t>
      </w:r>
      <w:r>
        <w:rPr>
          <w:rFonts w:ascii="Tahoma" w:hAnsi="Tahoma" w:cs="Tahoma"/>
          <w:sz w:val="18"/>
          <w:szCs w:val="18"/>
          <w:lang w:eastAsia="fr-FR"/>
        </w:rPr>
        <w:tab/>
      </w:r>
      <w:r w:rsidRPr="00F069C5">
        <w:rPr>
          <w:rFonts w:ascii="Tahoma" w:hAnsi="Tahoma" w:cs="Tahoma"/>
          <w:sz w:val="18"/>
          <w:szCs w:val="18"/>
          <w:lang w:eastAsia="fr-FR"/>
        </w:rPr>
        <w:t>Any dispute regarding this Contract shall - failing a friendly settlement between the Parties - be submitted to arbitration.</w:t>
      </w:r>
    </w:p>
    <w:p w14:paraId="22A06614" w14:textId="77777777" w:rsidR="005F7814" w:rsidRDefault="005F7814" w:rsidP="005F7814">
      <w:pPr>
        <w:tabs>
          <w:tab w:val="left" w:pos="284"/>
        </w:tabs>
        <w:autoSpaceDE w:val="0"/>
        <w:autoSpaceDN w:val="0"/>
        <w:ind w:left="709" w:hanging="709"/>
        <w:jc w:val="both"/>
        <w:rPr>
          <w:rFonts w:ascii="Tahoma" w:hAnsi="Tahoma" w:cs="Tahoma"/>
          <w:sz w:val="18"/>
          <w:szCs w:val="18"/>
          <w:lang w:eastAsia="fr-FR"/>
        </w:rPr>
      </w:pPr>
      <w:r>
        <w:rPr>
          <w:rFonts w:ascii="Tahoma" w:hAnsi="Tahoma" w:cs="Tahoma"/>
          <w:sz w:val="18"/>
          <w:szCs w:val="18"/>
          <w:lang w:eastAsia="fr-FR"/>
        </w:rPr>
        <w:t xml:space="preserve">12.2. </w:t>
      </w:r>
      <w:r>
        <w:rPr>
          <w:rFonts w:ascii="Tahoma" w:hAnsi="Tahoma" w:cs="Tahoma"/>
          <w:sz w:val="18"/>
          <w:szCs w:val="18"/>
          <w:lang w:eastAsia="fr-FR"/>
        </w:rPr>
        <w:tab/>
      </w:r>
      <w:r w:rsidRPr="009051DD">
        <w:rPr>
          <w:rFonts w:ascii="Tahoma" w:hAnsi="Tahoma" w:cs="Tahoma"/>
          <w:sz w:val="18"/>
          <w:szCs w:val="18"/>
          <w:lang w:eastAsia="fr-FR"/>
        </w:rPr>
        <w:t>The Arbitration Board shall be composed of two arbitrators each selected by one of the parties, and of a presiding arbitrator, appointed by the other two arbitrators; in the event of no presiding arbitrator being appointed under the above conditions within a period of six months, the President of the Tribunal de Grande Instance of Strasbourg shall make the appointment.</w:t>
      </w:r>
    </w:p>
    <w:p w14:paraId="7E78DAD0" w14:textId="77777777" w:rsidR="005F7814" w:rsidRDefault="005F7814" w:rsidP="005F7814">
      <w:pPr>
        <w:tabs>
          <w:tab w:val="left" w:pos="284"/>
        </w:tabs>
        <w:autoSpaceDE w:val="0"/>
        <w:autoSpaceDN w:val="0"/>
        <w:ind w:left="709" w:hanging="709"/>
        <w:jc w:val="both"/>
        <w:rPr>
          <w:rFonts w:ascii="Tahoma" w:hAnsi="Tahoma" w:cs="Tahoma"/>
          <w:sz w:val="18"/>
          <w:szCs w:val="18"/>
          <w:lang w:eastAsia="fr-FR"/>
        </w:rPr>
      </w:pPr>
      <w:r>
        <w:rPr>
          <w:rFonts w:ascii="Tahoma" w:hAnsi="Tahoma" w:cs="Tahoma"/>
          <w:sz w:val="18"/>
          <w:szCs w:val="18"/>
          <w:lang w:eastAsia="fr-FR"/>
        </w:rPr>
        <w:t>12.3.</w:t>
      </w:r>
      <w:r>
        <w:rPr>
          <w:rFonts w:ascii="Tahoma" w:hAnsi="Tahoma" w:cs="Tahoma"/>
          <w:sz w:val="18"/>
          <w:szCs w:val="18"/>
          <w:lang w:eastAsia="fr-FR"/>
        </w:rPr>
        <w:tab/>
      </w:r>
      <w:r w:rsidRPr="009051DD">
        <w:rPr>
          <w:rFonts w:ascii="Tahoma" w:hAnsi="Tahoma" w:cs="Tahoma"/>
          <w:sz w:val="18"/>
          <w:szCs w:val="18"/>
          <w:lang w:eastAsia="fr-FR"/>
        </w:rPr>
        <w:t>Alternatively, the parties may submit the dispute for decision to a single arbitrator selected by them by common agreement or, failing such agreement, by the President of the Tribunal de Grande Instance of Strasbourg.</w:t>
      </w:r>
    </w:p>
    <w:p w14:paraId="7D6F5DB0" w14:textId="77777777" w:rsidR="005F7814" w:rsidRPr="009051DD" w:rsidRDefault="005F7814" w:rsidP="005F7814">
      <w:pPr>
        <w:tabs>
          <w:tab w:val="left" w:pos="284"/>
        </w:tabs>
        <w:autoSpaceDE w:val="0"/>
        <w:autoSpaceDN w:val="0"/>
        <w:ind w:left="709" w:hanging="709"/>
        <w:jc w:val="both"/>
        <w:rPr>
          <w:rFonts w:ascii="Tahoma" w:hAnsi="Tahoma" w:cs="Tahoma"/>
          <w:sz w:val="18"/>
          <w:szCs w:val="18"/>
          <w:lang w:eastAsia="fr-FR"/>
        </w:rPr>
      </w:pPr>
      <w:r>
        <w:rPr>
          <w:rFonts w:ascii="Tahoma" w:hAnsi="Tahoma" w:cs="Tahoma"/>
          <w:sz w:val="18"/>
          <w:szCs w:val="18"/>
          <w:lang w:eastAsia="fr-FR"/>
        </w:rPr>
        <w:t>12.4.</w:t>
      </w:r>
      <w:r>
        <w:rPr>
          <w:rFonts w:ascii="Tahoma" w:hAnsi="Tahoma" w:cs="Tahoma"/>
          <w:sz w:val="18"/>
          <w:szCs w:val="18"/>
          <w:lang w:eastAsia="fr-FR"/>
        </w:rPr>
        <w:tab/>
      </w:r>
      <w:r w:rsidRPr="009051DD">
        <w:rPr>
          <w:rFonts w:ascii="Tahoma" w:hAnsi="Tahoma" w:cs="Tahoma"/>
          <w:sz w:val="18"/>
          <w:szCs w:val="18"/>
          <w:lang w:eastAsia="fr-FR"/>
        </w:rPr>
        <w:t>The Board referred to in paragraph 2 of this Article or, where appropriate, the arbitrator referred to in paragraph 3 of this Article, shall determine the procedure to be followed.</w:t>
      </w:r>
    </w:p>
    <w:p w14:paraId="346A1A28" w14:textId="77777777" w:rsidR="005F7814" w:rsidRPr="009051DD" w:rsidRDefault="005F7814" w:rsidP="005F7814">
      <w:pPr>
        <w:pStyle w:val="ListParagraph"/>
        <w:numPr>
          <w:ilvl w:val="1"/>
          <w:numId w:val="41"/>
        </w:numPr>
        <w:autoSpaceDE w:val="0"/>
        <w:autoSpaceDN w:val="0"/>
        <w:jc w:val="both"/>
        <w:rPr>
          <w:rFonts w:ascii="Tahoma" w:hAnsi="Tahoma" w:cs="Tahoma"/>
          <w:sz w:val="18"/>
          <w:szCs w:val="18"/>
          <w:lang w:eastAsia="fr-FR"/>
        </w:rPr>
      </w:pPr>
      <w:r w:rsidRPr="009051DD">
        <w:rPr>
          <w:rFonts w:ascii="Tahoma" w:hAnsi="Tahoma" w:cs="Tahoma"/>
          <w:sz w:val="18"/>
          <w:szCs w:val="18"/>
          <w:lang w:eastAsia="fr-FR"/>
        </w:rPr>
        <w:t>If the parties do not agree upon the law applicable the Board or, where appropriate, the arbitrator shall decide ex aequo et bono having regard to the general principles of law and to commercial usage.</w:t>
      </w:r>
    </w:p>
    <w:p w14:paraId="657A35B0" w14:textId="77777777" w:rsidR="005F7814" w:rsidRPr="009051DD" w:rsidRDefault="005F7814" w:rsidP="005F7814">
      <w:pPr>
        <w:pStyle w:val="ListParagraph"/>
        <w:numPr>
          <w:ilvl w:val="1"/>
          <w:numId w:val="41"/>
        </w:numPr>
        <w:autoSpaceDE w:val="0"/>
        <w:autoSpaceDN w:val="0"/>
        <w:jc w:val="both"/>
        <w:rPr>
          <w:rFonts w:ascii="Tahoma" w:hAnsi="Tahoma" w:cs="Tahoma"/>
          <w:sz w:val="18"/>
          <w:szCs w:val="18"/>
          <w:lang w:eastAsia="fr-FR"/>
        </w:rPr>
      </w:pPr>
      <w:r w:rsidRPr="009051DD">
        <w:rPr>
          <w:rFonts w:ascii="Tahoma" w:hAnsi="Tahoma" w:cs="Tahoma"/>
          <w:sz w:val="18"/>
          <w:szCs w:val="18"/>
          <w:lang w:eastAsia="fr-FR"/>
        </w:rPr>
        <w:t xml:space="preserve">The arbitral decision shall be binding upon the parties and there shall be no appeal from it. </w:t>
      </w:r>
    </w:p>
    <w:bookmarkEnd w:id="11"/>
    <w:p w14:paraId="7F400089" w14:textId="34B8611D"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1</w:t>
      </w:r>
      <w:r w:rsidR="005F7814">
        <w:rPr>
          <w:rFonts w:ascii="Tahoma" w:hAnsi="Tahoma" w:cs="Tahoma"/>
          <w:b/>
          <w:smallCaps/>
          <w:color w:val="365F91" w:themeColor="accent1" w:themeShade="BF"/>
          <w:sz w:val="18"/>
          <w:szCs w:val="18"/>
          <w:lang w:eastAsia="fr-FR"/>
        </w:rPr>
        <w:t>3</w:t>
      </w:r>
      <w:r w:rsidRPr="00D0286A">
        <w:rPr>
          <w:rFonts w:ascii="Tahoma" w:hAnsi="Tahoma" w:cs="Tahoma"/>
          <w:b/>
          <w:smallCaps/>
          <w:color w:val="365F91" w:themeColor="accent1" w:themeShade="BF"/>
          <w:sz w:val="18"/>
          <w:szCs w:val="18"/>
          <w:lang w:eastAsia="fr-FR"/>
        </w:rPr>
        <w:t xml:space="preserve"> </w:t>
      </w:r>
      <w:r w:rsidR="00EC5AFE">
        <w:rPr>
          <w:rFonts w:ascii="Tahoma" w:hAnsi="Tahoma" w:cs="Tahoma"/>
          <w:b/>
          <w:smallCaps/>
          <w:color w:val="365F91" w:themeColor="accent1" w:themeShade="BF"/>
          <w:sz w:val="18"/>
          <w:szCs w:val="18"/>
          <w:lang w:eastAsia="fr-FR"/>
        </w:rPr>
        <w:t>–</w:t>
      </w:r>
      <w:r w:rsidRPr="00D0286A">
        <w:rPr>
          <w:rFonts w:ascii="Tahoma" w:hAnsi="Tahoma" w:cs="Tahoma"/>
          <w:b/>
          <w:smallCaps/>
          <w:color w:val="365F91" w:themeColor="accent1" w:themeShade="BF"/>
          <w:sz w:val="18"/>
          <w:szCs w:val="18"/>
          <w:lang w:eastAsia="fr-FR"/>
        </w:rPr>
        <w:t xml:space="preserve"> Addresses</w:t>
      </w:r>
      <w:r w:rsidR="00EC5AFE">
        <w:rPr>
          <w:rFonts w:ascii="Tahoma" w:hAnsi="Tahoma" w:cs="Tahoma"/>
          <w:b/>
          <w:smallCaps/>
          <w:color w:val="365F91" w:themeColor="accent1" w:themeShade="BF"/>
          <w:sz w:val="18"/>
          <w:szCs w:val="18"/>
          <w:lang w:eastAsia="fr-FR"/>
        </w:rPr>
        <w:t xml:space="preserve"> </w:t>
      </w:r>
      <w:r w:rsidRPr="00D0286A">
        <w:rPr>
          <w:rFonts w:ascii="Tahoma" w:hAnsi="Tahoma" w:cs="Tahoma"/>
          <w:b/>
          <w:smallCaps/>
          <w:color w:val="365F91" w:themeColor="accent1" w:themeShade="BF"/>
          <w:sz w:val="18"/>
          <w:szCs w:val="18"/>
          <w:lang w:eastAsia="fr-FR"/>
        </w:rPr>
        <w:t>and bank details of the parties</w:t>
      </w:r>
      <w:bookmarkEnd w:id="12"/>
    </w:p>
    <w:p w14:paraId="55618965"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The bank details of the Provider are indicated in the Act of Engagement. The bank details of the Council of Europe are the following:</w:t>
      </w:r>
    </w:p>
    <w:p w14:paraId="19E0CAAD"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 xml:space="preserve">Bank address: </w:t>
      </w:r>
      <w:r w:rsidRPr="00D0286A">
        <w:rPr>
          <w:rFonts w:ascii="Tahoma" w:hAnsi="Tahoma" w:cs="Tahoma"/>
          <w:color w:val="808080"/>
          <w:sz w:val="18"/>
          <w:szCs w:val="18"/>
        </w:rPr>
        <w:t>F-67075 Strasbourg Cedex, France</w:t>
      </w:r>
    </w:p>
    <w:p w14:paraId="5FCC004C" w14:textId="77777777" w:rsidR="005920E6" w:rsidRPr="00D0286A" w:rsidRDefault="005920E6" w:rsidP="005920E6">
      <w:pPr>
        <w:tabs>
          <w:tab w:val="left" w:pos="284"/>
        </w:tabs>
        <w:autoSpaceDE w:val="0"/>
        <w:autoSpaceDN w:val="0"/>
        <w:jc w:val="both"/>
        <w:rPr>
          <w:rFonts w:ascii="Tahoma" w:hAnsi="Tahoma" w:cs="Tahoma"/>
          <w:sz w:val="18"/>
          <w:szCs w:val="18"/>
          <w:highlight w:val="yellow"/>
          <w:lang w:val="fr-FR" w:eastAsia="fr-FR"/>
        </w:rPr>
      </w:pPr>
      <w:r>
        <w:rPr>
          <w:rFonts w:ascii="Tahoma" w:hAnsi="Tahoma" w:cs="Tahoma"/>
          <w:sz w:val="18"/>
          <w:szCs w:val="18"/>
          <w:lang w:val="fr-FR" w:eastAsia="fr-FR"/>
        </w:rPr>
        <w:t xml:space="preserve">Bank name: </w:t>
      </w:r>
      <w:r w:rsidRPr="00D0286A">
        <w:rPr>
          <w:rFonts w:ascii="Tahoma" w:hAnsi="Tahoma" w:cs="Tahoma"/>
          <w:color w:val="808080"/>
          <w:sz w:val="18"/>
          <w:szCs w:val="18"/>
          <w:lang w:val="fr-FR"/>
        </w:rPr>
        <w:t>Société Générale Strasbourg</w:t>
      </w:r>
    </w:p>
    <w:p w14:paraId="30345F51" w14:textId="77777777" w:rsidR="005920E6" w:rsidRPr="00D0286A" w:rsidRDefault="005920E6" w:rsidP="005920E6">
      <w:pPr>
        <w:tabs>
          <w:tab w:val="left" w:pos="284"/>
        </w:tabs>
        <w:autoSpaceDE w:val="0"/>
        <w:autoSpaceDN w:val="0"/>
        <w:jc w:val="both"/>
        <w:rPr>
          <w:rFonts w:ascii="Tahoma" w:hAnsi="Tahoma" w:cs="Tahoma"/>
          <w:sz w:val="18"/>
          <w:szCs w:val="18"/>
          <w:highlight w:val="yellow"/>
          <w:lang w:val="fr-FR" w:eastAsia="fr-FR"/>
        </w:rPr>
      </w:pPr>
      <w:r w:rsidRPr="00D0286A">
        <w:rPr>
          <w:rFonts w:ascii="Tahoma" w:hAnsi="Tahoma" w:cs="Tahoma"/>
          <w:sz w:val="18"/>
          <w:szCs w:val="18"/>
          <w:lang w:val="fr-FR" w:eastAsia="fr-FR"/>
        </w:rPr>
        <w:t xml:space="preserve">Code IBAN: </w:t>
      </w:r>
      <w:r w:rsidRPr="00D0286A">
        <w:rPr>
          <w:rFonts w:ascii="Tahoma" w:hAnsi="Tahoma" w:cs="Tahoma"/>
          <w:color w:val="808080"/>
          <w:sz w:val="18"/>
          <w:szCs w:val="18"/>
          <w:lang w:val="fr-FR"/>
        </w:rPr>
        <w:t>FR76 30003 02360 001500 1718672</w:t>
      </w:r>
    </w:p>
    <w:p w14:paraId="64397BFE" w14:textId="77777777" w:rsidR="005920E6" w:rsidRPr="00F30EF2" w:rsidRDefault="005920E6" w:rsidP="005920E6">
      <w:pPr>
        <w:sectPr w:rsidR="005920E6" w:rsidRPr="00F30EF2" w:rsidSect="009D32B3">
          <w:type w:val="continuous"/>
          <w:pgSz w:w="11907" w:h="16840" w:code="9"/>
          <w:pgMar w:top="673" w:right="850" w:bottom="851" w:left="851" w:header="284" w:footer="284" w:gutter="0"/>
          <w:cols w:space="142"/>
          <w:docGrid w:linePitch="360"/>
        </w:sectPr>
      </w:pPr>
      <w:r>
        <w:rPr>
          <w:rFonts w:ascii="Tahoma" w:hAnsi="Tahoma" w:cs="Tahoma"/>
          <w:sz w:val="18"/>
          <w:szCs w:val="18"/>
          <w:lang w:val="de-DE" w:eastAsia="fr-FR"/>
        </w:rPr>
        <w:t>SWIFT Code:</w:t>
      </w:r>
      <w:r w:rsidRPr="00D0286A">
        <w:rPr>
          <w:rFonts w:ascii="Tahoma" w:hAnsi="Tahoma" w:cs="Tahoma"/>
          <w:color w:val="000000"/>
          <w:sz w:val="18"/>
          <w:szCs w:val="18"/>
          <w:lang w:val="en-US"/>
        </w:rPr>
        <w:t xml:space="preserve"> </w:t>
      </w:r>
      <w:r w:rsidRPr="00D0286A">
        <w:rPr>
          <w:rFonts w:ascii="Tahoma" w:hAnsi="Tahoma" w:cs="Tahoma"/>
          <w:color w:val="808080"/>
          <w:sz w:val="18"/>
          <w:szCs w:val="18"/>
          <w:lang w:val="en-US"/>
        </w:rPr>
        <w:t>SOGEFRPP</w:t>
      </w:r>
      <w:r>
        <w:rPr>
          <w:rFonts w:ascii="Tahoma" w:hAnsi="Tahoma" w:cs="Tahoma"/>
          <w:color w:val="808080"/>
          <w:sz w:val="18"/>
          <w:szCs w:val="18"/>
          <w:lang w:val="en-US"/>
        </w:rPr>
        <w:tab/>
      </w:r>
      <w:r>
        <w:rPr>
          <w:rFonts w:ascii="Tahoma" w:hAnsi="Tahoma" w:cs="Tahoma"/>
          <w:color w:val="808080"/>
          <w:sz w:val="18"/>
          <w:szCs w:val="18"/>
          <w:lang w:val="en-US"/>
        </w:rPr>
        <w:tab/>
      </w:r>
    </w:p>
    <w:p w14:paraId="1351E7AF" w14:textId="77777777" w:rsidR="00F06E93" w:rsidRPr="00EA2362" w:rsidRDefault="00F06E93" w:rsidP="00660AB4">
      <w:pPr>
        <w:pBdr>
          <w:bottom w:val="single" w:sz="2" w:space="1" w:color="808080"/>
        </w:pBdr>
        <w:tabs>
          <w:tab w:val="left" w:pos="284"/>
        </w:tabs>
        <w:spacing w:after="120"/>
        <w:rPr>
          <w:rFonts w:ascii="Tahoma" w:hAnsi="Tahoma" w:cs="Tahoma"/>
          <w:b/>
          <w:sz w:val="18"/>
          <w:szCs w:val="18"/>
          <w:lang w:eastAsia="en-US"/>
        </w:rPr>
      </w:pPr>
    </w:p>
    <w:sectPr w:rsidR="00F06E93" w:rsidRPr="00EA2362" w:rsidSect="001C5064">
      <w:type w:val="continuous"/>
      <w:pgSz w:w="11907" w:h="16840" w:code="9"/>
      <w:pgMar w:top="851" w:right="850" w:bottom="851" w:left="993" w:header="709" w:footer="147" w:gutter="0"/>
      <w:cols w:space="142"/>
      <w:docGrid w:linePitch="360"/>
    </w:sectPr>
  </w:body>
</w:document>
</file>

<file path=word/comments.xml><?xml version="1.0" encoding="utf-8"?>
<w:comments xmlns:w="http://schemas.openxmlformats.org/wordprocessingml/2006/main">
  <w:comment w:id="15" w:author="AI Review" w:date="2026-05-01T03:14:23Z" w:initials="AR">
    <w:p>
      <w:r>
        <w:t>Fixed capitalization of 'Of' to 'OF'.</w:t>
      </w:r>
    </w:p>
  </w:comment>
  <w:comment w:id="18" w:author="AI Review" w:date="2026-05-01T03:14:23Z" w:initials="AR">
    <w:p>
      <w:r>
        <w:t>Removed unnecessary blank paragraph between subtitle and body text.</w:t>
      </w:r>
    </w:p>
  </w:comment>
  <w:comment w:id="22" w:author="AI Review" w:date="2026-05-01T03:14:23Z" w:initials="AR">
    <w:p>
      <w:r>
        <w:t>Added audit disclaimer before Provider information table.</w:t>
      </w:r>
    </w:p>
  </w:comment>
  <w:comment w:id="24" w:author="AI Review" w:date="2026-05-01T03:14:23Z" w:initials="AR">
    <w:p>
      <w:r>
        <w:t>Added GDPR compliance requirement.</w:t>
      </w:r>
    </w:p>
  </w:comment>
  <w:comment w:id="27" w:author="AI Review" w:date="2026-05-01T03:14:23Z" w:initials="AR">
    <w:p>
      <w:r>
        <w:t>Updated contract year and sequence number.</w:t>
      </w:r>
    </w:p>
  </w:comment>
  <w:comment w:id="30" w:author="AI Review" w:date="2026-05-01T03:14:23Z" w:initials="AR">
    <w:p>
      <w:r>
        <w:t>Updated terminology from Provider to Bidder.</w:t>
      </w:r>
    </w:p>
  </w:comment>
  <w:comment w:id="35" w:author="AI Review" w:date="2026-05-01T03:14:23Z" w:initials="AR">
    <w:p>
      <w:r>
        <w:t>Added country to address for clarity.</w:t>
      </w:r>
    </w:p>
  </w:comment>
  <w:comment w:id="40" w:author="AI Review" w:date="2026-05-01T03:14:23Z" w:initials="AR">
    <w:p>
      <w:r>
        <w:t>Updated contact person for the project.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6D806" w14:textId="77777777" w:rsidR="00487FCA" w:rsidRDefault="00487FCA" w:rsidP="00D50F13">
      <w:r>
        <w:separator/>
      </w:r>
    </w:p>
  </w:endnote>
  <w:endnote w:type="continuationSeparator" w:id="0">
    <w:p w14:paraId="6E495E82" w14:textId="77777777" w:rsidR="00487FCA" w:rsidRDefault="00487FCA" w:rsidP="00D50F13">
      <w:r>
        <w:continuationSeparator/>
      </w:r>
    </w:p>
  </w:endnote>
  <w:endnote w:type="continuationNotice" w:id="1">
    <w:p w14:paraId="2C5AC8A4" w14:textId="77777777" w:rsidR="00487FCA" w:rsidRDefault="00487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4" w:space="0" w:color="auto"/>
      </w:tblBorders>
      <w:tblLayout w:type="fixed"/>
      <w:tblLook w:val="04A0" w:firstRow="1" w:lastRow="0" w:firstColumn="1" w:lastColumn="0" w:noHBand="0" w:noVBand="1"/>
    </w:tblPr>
    <w:tblGrid>
      <w:gridCol w:w="1374"/>
      <w:gridCol w:w="3290"/>
    </w:tblGrid>
    <w:tr w:rsidR="00F96680" w:rsidRPr="00AE2D2B" w14:paraId="539490A6" w14:textId="77777777" w:rsidTr="00DC11A1">
      <w:trPr>
        <w:trHeight w:val="298"/>
        <w:jc w:val="center"/>
      </w:trPr>
      <w:tc>
        <w:tcPr>
          <w:tcW w:w="1374" w:type="dxa"/>
          <w:tcBorders>
            <w:top w:val="single" w:sz="2" w:space="0" w:color="808080"/>
            <w:left w:val="single" w:sz="2" w:space="0" w:color="808080"/>
            <w:bottom w:val="single" w:sz="2" w:space="0" w:color="808080"/>
            <w:right w:val="nil"/>
          </w:tcBorders>
          <w:shd w:val="clear" w:color="auto" w:fill="F2F2F2"/>
          <w:vAlign w:val="center"/>
        </w:tcPr>
        <w:p w14:paraId="65EDDB6B" w14:textId="77777777" w:rsidR="00F96680" w:rsidRPr="00AE2D2B" w:rsidRDefault="00F96680" w:rsidP="00FC7772">
          <w:pPr>
            <w:jc w:val="right"/>
            <w:rPr>
              <w:rFonts w:ascii="Arial Narrow" w:hAnsi="Arial Narrow"/>
              <w:sz w:val="18"/>
              <w:szCs w:val="18"/>
            </w:rPr>
          </w:pPr>
          <w:r w:rsidRPr="00AE2D2B">
            <w:rPr>
              <w:rFonts w:ascii="Arial Narrow" w:hAnsi="Arial Narrow"/>
              <w:sz w:val="18"/>
              <w:szCs w:val="18"/>
            </w:rPr>
            <w:t xml:space="preserve">Contract No. </w:t>
          </w:r>
          <w:r w:rsidRPr="00AE2D2B">
            <w:rPr>
              <w:rFonts w:ascii="Times New Roman" w:hAnsi="Times New Roman" w:cs="Times New Roman"/>
              <w:color w:val="0070C0"/>
              <w:sz w:val="18"/>
              <w:szCs w:val="18"/>
            </w:rPr>
            <w:t>►</w:t>
          </w:r>
        </w:p>
      </w:tc>
      <w:tc>
        <w:tcPr>
          <w:tcW w:w="3290" w:type="dxa"/>
          <w:tcBorders>
            <w:top w:val="single" w:sz="2" w:space="0" w:color="808080"/>
            <w:left w:val="nil"/>
            <w:bottom w:val="single" w:sz="2" w:space="0" w:color="808080"/>
            <w:right w:val="single" w:sz="2" w:space="0" w:color="808080"/>
          </w:tcBorders>
          <w:shd w:val="clear" w:color="auto" w:fill="FFFFFF"/>
          <w:vAlign w:val="center"/>
        </w:tcPr>
        <w:p w14:paraId="71077CCC" w14:textId="25D737AA" w:rsidR="00F96680" w:rsidRPr="00AE2D2B" w:rsidRDefault="004E2100" w:rsidP="00FC7772">
          <w:pPr>
            <w:rPr>
              <w:rFonts w:ascii="Arial Narrow" w:hAnsi="Arial Narrow"/>
              <w:caps/>
              <w:color w:val="000000"/>
              <w:sz w:val="18"/>
              <w:szCs w:val="18"/>
              <w:highlight w:val="cyan"/>
            </w:rPr>
          </w:pPr>
          <w:r w:rsidRPr="004E2100">
            <w:rPr>
              <w:rFonts w:ascii="Arial Narrow" w:hAnsi="Arial Narrow"/>
              <w:caps/>
              <w:color w:val="000000"/>
              <w:sz w:val="18"/>
              <w:szCs w:val="18"/>
            </w:rPr>
            <w:t>BH8810/2023/3</w:t>
          </w:r>
        </w:p>
      </w:tc>
    </w:tr>
  </w:tbl>
  <w:p w14:paraId="11A0349E" w14:textId="77777777" w:rsidR="00F96680" w:rsidRDefault="00F96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B283C" w14:textId="77777777" w:rsidR="00F96680" w:rsidRPr="00FC72C5" w:rsidRDefault="00F96680">
    <w:pPr>
      <w:pStyle w:val="Footer"/>
      <w:jc w:val="right"/>
      <w:rPr>
        <w:sz w:val="20"/>
        <w:szCs w:val="20"/>
      </w:rPr>
    </w:pPr>
    <w:ins w:id="16" w:author="AI Review" w:date="2026-05-01T03:14:23Z">
      <w:r>
        <w:rPr>
          <w:noProof/>
          <w:sz w:val="20"/>
          <w:szCs w:val="20"/>
        </w:rPr>
        <w:t xml:space="preserve">Page </w:t>
      </w:r>
    </w:ins>
    <w:r>
      <w:rPr>
        <w:noProof/>
        <w:sz w:val="20"/>
        <w:szCs w:val="20"/>
      </w:rPr>
      <w:t>2</w:t>
    </w:r>
  </w:p>
  <w:p w14:paraId="52B35452" w14:textId="77777777" w:rsidR="00F96680" w:rsidRDefault="00F966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00812" w14:textId="77777777" w:rsidR="00487FCA" w:rsidRDefault="00487FCA" w:rsidP="00D50F13">
      <w:r>
        <w:separator/>
      </w:r>
    </w:p>
  </w:footnote>
  <w:footnote w:type="continuationSeparator" w:id="0">
    <w:p w14:paraId="632696B4" w14:textId="77777777" w:rsidR="00487FCA" w:rsidRDefault="00487FCA" w:rsidP="00D50F13">
      <w:r>
        <w:continuationSeparator/>
      </w:r>
    </w:p>
  </w:footnote>
  <w:footnote w:type="continuationNotice" w:id="1">
    <w:p w14:paraId="263EA430" w14:textId="77777777" w:rsidR="00487FCA" w:rsidRDefault="00487FCA"/>
  </w:footnote>
  <w:footnote w:id="2">
    <w:p w14:paraId="4CF465B4" w14:textId="37C15939" w:rsidR="00F96680" w:rsidRPr="003A7E1D" w:rsidRDefault="00F96680" w:rsidP="00261462">
      <w:pPr>
        <w:pStyle w:val="FootnoteText"/>
        <w:rPr>
          <w:rFonts w:ascii="Tahoma" w:hAnsi="Tahoma" w:cs="Tahoma"/>
          <w:sz w:val="18"/>
          <w:szCs w:val="18"/>
        </w:rPr>
      </w:pPr>
      <w:r w:rsidRPr="00194EDC">
        <w:rPr>
          <w:rStyle w:val="FootnoteReference"/>
          <w:rFonts w:ascii="Tahoma" w:hAnsi="Tahoma" w:cs="Tahoma"/>
          <w:sz w:val="18"/>
          <w:szCs w:val="18"/>
        </w:rPr>
        <w:footnoteRef/>
      </w:r>
      <w:r w:rsidRPr="003A7E1D">
        <w:rPr>
          <w:rFonts w:ascii="Tahoma" w:hAnsi="Tahoma" w:cs="Tahoma"/>
          <w:sz w:val="18"/>
          <w:szCs w:val="18"/>
        </w:rPr>
        <w:t xml:space="preserve"> </w:t>
      </w:r>
      <w:r w:rsidR="00323EF2" w:rsidRPr="00194EDC">
        <w:rPr>
          <w:rFonts w:ascii="Tahoma" w:hAnsi="Tahoma" w:cs="Tahoma"/>
          <w:sz w:val="18"/>
          <w:szCs w:val="18"/>
          <w:lang w:val="en-US"/>
        </w:rPr>
        <w:t>Council of Europe headquarters:</w:t>
      </w:r>
      <w:r w:rsidRPr="003A7E1D">
        <w:rPr>
          <w:rFonts w:ascii="Tahoma" w:hAnsi="Tahoma" w:cs="Tahoma"/>
          <w:sz w:val="18"/>
          <w:szCs w:val="18"/>
        </w:rPr>
        <w:t xml:space="preserve"> A</w:t>
      </w:r>
      <w:r w:rsidR="00042C08" w:rsidRPr="003A7E1D">
        <w:rPr>
          <w:rFonts w:ascii="Tahoma" w:hAnsi="Tahoma" w:cs="Tahoma"/>
          <w:sz w:val="18"/>
          <w:szCs w:val="18"/>
        </w:rPr>
        <w:t>venue</w:t>
      </w:r>
      <w:r w:rsidRPr="003A7E1D">
        <w:rPr>
          <w:rFonts w:ascii="Tahoma" w:hAnsi="Tahoma" w:cs="Tahoma"/>
          <w:sz w:val="18"/>
          <w:szCs w:val="18"/>
        </w:rPr>
        <w:t xml:space="preserve"> de l’Europe, </w:t>
      </w:r>
      <w:r w:rsidR="00E72188" w:rsidRPr="003A7E1D">
        <w:rPr>
          <w:rFonts w:ascii="Tahoma" w:hAnsi="Tahoma" w:cs="Tahoma"/>
          <w:sz w:val="18"/>
          <w:szCs w:val="18"/>
        </w:rPr>
        <w:t>F-</w:t>
      </w:r>
      <w:r w:rsidRPr="003A7E1D">
        <w:rPr>
          <w:rFonts w:ascii="Tahoma" w:hAnsi="Tahoma" w:cs="Tahoma"/>
          <w:sz w:val="18"/>
          <w:szCs w:val="18"/>
        </w:rPr>
        <w:t>67075 Strasbourg Cedex, France</w:t>
      </w:r>
    </w:p>
  </w:footnote>
  <w:footnote w:id="3">
    <w:p w14:paraId="2D6A9193" w14:textId="6337D522" w:rsidR="00E01E67" w:rsidRPr="00194EDC" w:rsidRDefault="00E01E67">
      <w:pPr>
        <w:pStyle w:val="FootnoteText"/>
        <w:rPr>
          <w:rFonts w:ascii="Tahoma" w:hAnsi="Tahoma" w:cs="Tahoma"/>
          <w:sz w:val="18"/>
          <w:szCs w:val="18"/>
        </w:rPr>
      </w:pPr>
      <w:r w:rsidRPr="00194EDC">
        <w:rPr>
          <w:rStyle w:val="FootnoteReference"/>
          <w:rFonts w:ascii="Tahoma" w:hAnsi="Tahoma" w:cs="Tahoma"/>
          <w:sz w:val="18"/>
          <w:szCs w:val="18"/>
        </w:rPr>
        <w:footnoteRef/>
      </w:r>
      <w:r w:rsidRPr="00194EDC">
        <w:rPr>
          <w:rFonts w:ascii="Tahoma" w:hAnsi="Tahoma" w:cs="Tahoma"/>
          <w:sz w:val="18"/>
          <w:szCs w:val="18"/>
        </w:rPr>
        <w:t xml:space="preserve"> The Council of Europe reserves the right to request documentary evidence.</w:t>
      </w:r>
    </w:p>
  </w:footnote>
  <w:footnote w:id="4">
    <w:p w14:paraId="73BAE27E" w14:textId="77777777" w:rsidR="005920E6" w:rsidRPr="0043265A" w:rsidRDefault="005920E6" w:rsidP="005920E6">
      <w:pPr>
        <w:pStyle w:val="FootnoteText"/>
        <w:rPr>
          <w:rFonts w:ascii="Tahoma" w:hAnsi="Tahoma" w:cs="Tahoma"/>
          <w:sz w:val="18"/>
          <w:szCs w:val="18"/>
          <w:lang w:val="it-IT"/>
        </w:rPr>
      </w:pPr>
      <w:r w:rsidRPr="00194EDC">
        <w:rPr>
          <w:rStyle w:val="FootnoteReference"/>
          <w:rFonts w:ascii="Tahoma" w:hAnsi="Tahoma" w:cs="Tahoma"/>
          <w:sz w:val="18"/>
          <w:szCs w:val="18"/>
        </w:rPr>
        <w:footnoteRef/>
      </w:r>
      <w:r w:rsidRPr="0043265A">
        <w:rPr>
          <w:rFonts w:ascii="Tahoma" w:hAnsi="Tahoma" w:cs="Tahoma"/>
          <w:sz w:val="18"/>
          <w:szCs w:val="18"/>
          <w:lang w:val="it-IT"/>
        </w:rPr>
        <w:t xml:space="preserve"> CM/Del/Dec(2010)1089/11.3 appendix 9 </w:t>
      </w:r>
      <w:hyperlink r:id="rId1" w:history="1">
        <w:r w:rsidRPr="0043265A">
          <w:rPr>
            <w:rStyle w:val="Hyperlink"/>
            <w:rFonts w:ascii="Tahoma" w:hAnsi="Tahoma" w:cs="Tahoma"/>
            <w:sz w:val="18"/>
            <w:szCs w:val="18"/>
            <w:lang w:val="it-IT"/>
          </w:rPr>
          <w:t>https://search.coe.int/intranet/Pages/result_details.aspx?ObjectId=09000016805ceb14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9924B" w14:textId="118D89F1" w:rsidR="00F96680" w:rsidRPr="00660AB4" w:rsidRDefault="00F96680" w:rsidP="00660AB4">
    <w:pPr>
      <w:pStyle w:val="Header"/>
      <w:jc w:val="right"/>
      <w:rPr>
        <w:rFonts w:ascii="Arial Narrow" w:hAnsi="Arial Narrow"/>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648756"/>
      <w:docPartObj>
        <w:docPartGallery w:val="Page Numbers (Top of Page)"/>
        <w:docPartUnique/>
      </w:docPartObj>
    </w:sdtPr>
    <w:sdtEndPr>
      <w:rPr>
        <w:rFonts w:ascii="Arial Narrow" w:hAnsi="Arial Narrow"/>
      </w:rPr>
    </w:sdtEndPr>
    <w:sdtContent>
      <w:p w14:paraId="0201B345" w14:textId="0D8D601A" w:rsidR="00126BDD" w:rsidRPr="00126BDD" w:rsidRDefault="00126BDD">
        <w:pPr>
          <w:pStyle w:val="Header"/>
          <w:jc w:val="right"/>
          <w:rPr>
            <w:rFonts w:ascii="Arial Narrow" w:hAnsi="Arial Narrow"/>
          </w:rPr>
        </w:pPr>
        <w:r w:rsidRPr="00126BDD">
          <w:rPr>
            <w:rFonts w:ascii="Arial Narrow" w:hAnsi="Arial Narrow"/>
            <w:bCs/>
            <w:sz w:val="24"/>
            <w:szCs w:val="24"/>
          </w:rPr>
          <w:fldChar w:fldCharType="begin"/>
        </w:r>
        <w:r w:rsidRPr="00126BDD">
          <w:rPr>
            <w:rFonts w:ascii="Arial Narrow" w:hAnsi="Arial Narrow"/>
            <w:bCs/>
          </w:rPr>
          <w:instrText xml:space="preserve"> PAGE </w:instrText>
        </w:r>
        <w:r w:rsidRPr="00126BDD">
          <w:rPr>
            <w:rFonts w:ascii="Arial Narrow" w:hAnsi="Arial Narrow"/>
            <w:bCs/>
            <w:sz w:val="24"/>
            <w:szCs w:val="24"/>
          </w:rPr>
          <w:fldChar w:fldCharType="separate"/>
        </w:r>
        <w:r w:rsidR="00D32C12">
          <w:rPr>
            <w:rFonts w:ascii="Arial Narrow" w:hAnsi="Arial Narrow"/>
            <w:bCs/>
            <w:noProof/>
          </w:rPr>
          <w:t>3</w:t>
        </w:r>
        <w:r w:rsidRPr="00126BDD">
          <w:rPr>
            <w:rFonts w:ascii="Arial Narrow" w:hAnsi="Arial Narrow"/>
            <w:bCs/>
            <w:sz w:val="24"/>
            <w:szCs w:val="24"/>
          </w:rPr>
          <w:fldChar w:fldCharType="end"/>
        </w:r>
        <w:r w:rsidRPr="00126BDD">
          <w:rPr>
            <w:rFonts w:ascii="Arial Narrow" w:hAnsi="Arial Narrow"/>
          </w:rPr>
          <w:t xml:space="preserve"> / </w:t>
        </w:r>
        <w:r w:rsidRPr="00126BDD">
          <w:rPr>
            <w:rFonts w:ascii="Arial Narrow" w:hAnsi="Arial Narrow"/>
            <w:bCs/>
            <w:sz w:val="24"/>
            <w:szCs w:val="24"/>
          </w:rPr>
          <w:fldChar w:fldCharType="begin"/>
        </w:r>
        <w:r w:rsidRPr="00126BDD">
          <w:rPr>
            <w:rFonts w:ascii="Arial Narrow" w:hAnsi="Arial Narrow"/>
            <w:bCs/>
          </w:rPr>
          <w:instrText xml:space="preserve"> NUMPAGES  </w:instrText>
        </w:r>
        <w:r w:rsidRPr="00126BDD">
          <w:rPr>
            <w:rFonts w:ascii="Arial Narrow" w:hAnsi="Arial Narrow"/>
            <w:bCs/>
            <w:sz w:val="24"/>
            <w:szCs w:val="24"/>
          </w:rPr>
          <w:fldChar w:fldCharType="separate"/>
        </w:r>
        <w:r w:rsidR="00D32C12">
          <w:rPr>
            <w:rFonts w:ascii="Arial Narrow" w:hAnsi="Arial Narrow"/>
            <w:bCs/>
            <w:noProof/>
          </w:rPr>
          <w:t>9</w:t>
        </w:r>
        <w:r w:rsidRPr="00126BDD">
          <w:rPr>
            <w:rFonts w:ascii="Arial Narrow" w:hAnsi="Arial Narrow"/>
            <w:bCs/>
            <w:sz w:val="24"/>
            <w:szCs w:val="24"/>
          </w:rPr>
          <w:fldChar w:fldCharType="end"/>
        </w:r>
      </w:p>
    </w:sdtContent>
  </w:sdt>
  <w:p w14:paraId="796D8886" w14:textId="6CFB5BE8" w:rsidR="00F96680" w:rsidRPr="00660AB4" w:rsidRDefault="00F96680" w:rsidP="00660AB4">
    <w:pPr>
      <w:pStyle w:val="Header"/>
      <w:jc w:val="right"/>
      <w:rPr>
        <w:rFonts w:ascii="Arial Narrow" w:hAnsi="Arial Narrow"/>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E7455" w14:textId="236E3343" w:rsidR="00F96680" w:rsidRDefault="00F96680">
    <w:pPr>
      <w:pStyle w:val="Header"/>
    </w:pPr>
    <w:r>
      <w:rPr>
        <w:noProof/>
      </w:rPr>
      <w:drawing>
        <wp:anchor distT="0" distB="0" distL="114300" distR="114300" simplePos="0" relativeHeight="251658240" behindDoc="0" locked="0" layoutInCell="1" allowOverlap="1" wp14:anchorId="3A87C59F" wp14:editId="777D77EA">
          <wp:simplePos x="0" y="0"/>
          <wp:positionH relativeFrom="column">
            <wp:posOffset>4818380</wp:posOffset>
          </wp:positionH>
          <wp:positionV relativeFrom="paragraph">
            <wp:posOffset>-61595</wp:posOffset>
          </wp:positionV>
          <wp:extent cx="1438910" cy="11525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910" cy="1152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8F0"/>
    <w:multiLevelType w:val="hybridMultilevel"/>
    <w:tmpl w:val="A3D48814"/>
    <w:lvl w:ilvl="0" w:tplc="E2020B78">
      <w:start w:val="1"/>
      <w:numFmt w:val="decimal"/>
      <w:lvlText w:val="3.5.%1."/>
      <w:lvlJc w:val="center"/>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93F2E"/>
    <w:multiLevelType w:val="multilevel"/>
    <w:tmpl w:val="EBA479C6"/>
    <w:lvl w:ilvl="0">
      <w:start w:val="1"/>
      <w:numFmt w:val="decimal"/>
      <w:lvlText w:val="%1"/>
      <w:lvlJc w:val="left"/>
      <w:pPr>
        <w:ind w:left="360" w:hanging="360"/>
      </w:pPr>
      <w:rPr>
        <w:rFonts w:cs="Times New Roman" w:hint="default"/>
        <w:color w:val="auto"/>
      </w:rPr>
    </w:lvl>
    <w:lvl w:ilvl="1">
      <w:start w:val="4"/>
      <w:numFmt w:val="decimal"/>
      <w:lvlText w:val="%1.%2"/>
      <w:lvlJc w:val="left"/>
      <w:pPr>
        <w:ind w:left="360" w:hanging="360"/>
      </w:pPr>
      <w:rPr>
        <w:rFonts w:cs="Times New Roman" w:hint="default"/>
        <w:color w:val="auto"/>
      </w:rPr>
    </w:lvl>
    <w:lvl w:ilvl="2">
      <w:start w:val="1"/>
      <w:numFmt w:val="decimal"/>
      <w:lvlText w:val="%1.%2.%3"/>
      <w:lvlJc w:val="left"/>
      <w:pPr>
        <w:ind w:left="720" w:hanging="720"/>
      </w:pPr>
      <w:rPr>
        <w:rFonts w:cs="Times New Roman" w:hint="default"/>
        <w:color w:val="auto"/>
      </w:rPr>
    </w:lvl>
    <w:lvl w:ilvl="3">
      <w:start w:val="1"/>
      <w:numFmt w:val="decimal"/>
      <w:lvlText w:val="%1.%2.%3.%4"/>
      <w:lvlJc w:val="left"/>
      <w:pPr>
        <w:ind w:left="720" w:hanging="720"/>
      </w:pPr>
      <w:rPr>
        <w:rFonts w:cs="Times New Roman" w:hint="default"/>
        <w:color w:val="auto"/>
      </w:rPr>
    </w:lvl>
    <w:lvl w:ilvl="4">
      <w:start w:val="1"/>
      <w:numFmt w:val="decimal"/>
      <w:lvlText w:val="%1.%2.%3.%4.%5"/>
      <w:lvlJc w:val="left"/>
      <w:pPr>
        <w:ind w:left="720" w:hanging="720"/>
      </w:pPr>
      <w:rPr>
        <w:rFonts w:cs="Times New Roman" w:hint="default"/>
        <w:color w:val="auto"/>
      </w:rPr>
    </w:lvl>
    <w:lvl w:ilvl="5">
      <w:start w:val="1"/>
      <w:numFmt w:val="decimal"/>
      <w:lvlText w:val="%1.%2.%3.%4.%5.%6"/>
      <w:lvlJc w:val="left"/>
      <w:pPr>
        <w:ind w:left="1080" w:hanging="1080"/>
      </w:pPr>
      <w:rPr>
        <w:rFonts w:cs="Times New Roman" w:hint="default"/>
        <w:color w:val="auto"/>
      </w:rPr>
    </w:lvl>
    <w:lvl w:ilvl="6">
      <w:start w:val="1"/>
      <w:numFmt w:val="decimal"/>
      <w:lvlText w:val="%1.%2.%3.%4.%5.%6.%7"/>
      <w:lvlJc w:val="left"/>
      <w:pPr>
        <w:ind w:left="1080" w:hanging="1080"/>
      </w:pPr>
      <w:rPr>
        <w:rFonts w:cs="Times New Roman" w:hint="default"/>
        <w:color w:val="auto"/>
      </w:rPr>
    </w:lvl>
    <w:lvl w:ilvl="7">
      <w:start w:val="1"/>
      <w:numFmt w:val="decimal"/>
      <w:lvlText w:val="%1.%2.%3.%4.%5.%6.%7.%8"/>
      <w:lvlJc w:val="left"/>
      <w:pPr>
        <w:ind w:left="1080" w:hanging="1080"/>
      </w:pPr>
      <w:rPr>
        <w:rFonts w:cs="Times New Roman" w:hint="default"/>
        <w:color w:val="auto"/>
      </w:rPr>
    </w:lvl>
    <w:lvl w:ilvl="8">
      <w:start w:val="1"/>
      <w:numFmt w:val="decimal"/>
      <w:lvlText w:val="%1.%2.%3.%4.%5.%6.%7.%8.%9"/>
      <w:lvlJc w:val="left"/>
      <w:pPr>
        <w:ind w:left="1440" w:hanging="1440"/>
      </w:pPr>
      <w:rPr>
        <w:rFonts w:cs="Times New Roman" w:hint="default"/>
        <w:color w:val="auto"/>
      </w:rPr>
    </w:lvl>
  </w:abstractNum>
  <w:abstractNum w:abstractNumId="2" w15:restartNumberingAfterBreak="0">
    <w:nsid w:val="07F31ED2"/>
    <w:multiLevelType w:val="multilevel"/>
    <w:tmpl w:val="112899F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 w15:restartNumberingAfterBreak="0">
    <w:nsid w:val="0B5C7496"/>
    <w:multiLevelType w:val="multilevel"/>
    <w:tmpl w:val="F12E331C"/>
    <w:lvl w:ilvl="0">
      <w:start w:val="10"/>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C43878"/>
    <w:multiLevelType w:val="hybridMultilevel"/>
    <w:tmpl w:val="33B62CDA"/>
    <w:lvl w:ilvl="0" w:tplc="2AA4522C">
      <w:start w:val="1"/>
      <w:numFmt w:val="decimal"/>
      <w:lvlText w:val="6.%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A6D02"/>
    <w:multiLevelType w:val="hybridMultilevel"/>
    <w:tmpl w:val="EAB6DF26"/>
    <w:lvl w:ilvl="0" w:tplc="5BC4FD24">
      <w:start w:val="1"/>
      <w:numFmt w:val="decimal"/>
      <w:lvlText w:val="%1."/>
      <w:lvlJc w:val="left"/>
      <w:pPr>
        <w:ind w:left="392" w:hanging="360"/>
      </w:pPr>
      <w:rPr>
        <w:rFonts w:hint="default"/>
      </w:rPr>
    </w:lvl>
    <w:lvl w:ilvl="1" w:tplc="0C000019" w:tentative="1">
      <w:start w:val="1"/>
      <w:numFmt w:val="lowerLetter"/>
      <w:lvlText w:val="%2."/>
      <w:lvlJc w:val="left"/>
      <w:pPr>
        <w:ind w:left="1112" w:hanging="360"/>
      </w:pPr>
    </w:lvl>
    <w:lvl w:ilvl="2" w:tplc="0C00001B" w:tentative="1">
      <w:start w:val="1"/>
      <w:numFmt w:val="lowerRoman"/>
      <w:lvlText w:val="%3."/>
      <w:lvlJc w:val="right"/>
      <w:pPr>
        <w:ind w:left="1832" w:hanging="180"/>
      </w:pPr>
    </w:lvl>
    <w:lvl w:ilvl="3" w:tplc="0C00000F" w:tentative="1">
      <w:start w:val="1"/>
      <w:numFmt w:val="decimal"/>
      <w:lvlText w:val="%4."/>
      <w:lvlJc w:val="left"/>
      <w:pPr>
        <w:ind w:left="2552" w:hanging="360"/>
      </w:pPr>
    </w:lvl>
    <w:lvl w:ilvl="4" w:tplc="0C000019" w:tentative="1">
      <w:start w:val="1"/>
      <w:numFmt w:val="lowerLetter"/>
      <w:lvlText w:val="%5."/>
      <w:lvlJc w:val="left"/>
      <w:pPr>
        <w:ind w:left="3272" w:hanging="360"/>
      </w:pPr>
    </w:lvl>
    <w:lvl w:ilvl="5" w:tplc="0C00001B" w:tentative="1">
      <w:start w:val="1"/>
      <w:numFmt w:val="lowerRoman"/>
      <w:lvlText w:val="%6."/>
      <w:lvlJc w:val="right"/>
      <w:pPr>
        <w:ind w:left="3992" w:hanging="180"/>
      </w:pPr>
    </w:lvl>
    <w:lvl w:ilvl="6" w:tplc="0C00000F" w:tentative="1">
      <w:start w:val="1"/>
      <w:numFmt w:val="decimal"/>
      <w:lvlText w:val="%7."/>
      <w:lvlJc w:val="left"/>
      <w:pPr>
        <w:ind w:left="4712" w:hanging="360"/>
      </w:pPr>
    </w:lvl>
    <w:lvl w:ilvl="7" w:tplc="0C000019" w:tentative="1">
      <w:start w:val="1"/>
      <w:numFmt w:val="lowerLetter"/>
      <w:lvlText w:val="%8."/>
      <w:lvlJc w:val="left"/>
      <w:pPr>
        <w:ind w:left="5432" w:hanging="360"/>
      </w:pPr>
    </w:lvl>
    <w:lvl w:ilvl="8" w:tplc="0C00001B" w:tentative="1">
      <w:start w:val="1"/>
      <w:numFmt w:val="lowerRoman"/>
      <w:lvlText w:val="%9."/>
      <w:lvlJc w:val="right"/>
      <w:pPr>
        <w:ind w:left="6152" w:hanging="180"/>
      </w:pPr>
    </w:lvl>
  </w:abstractNum>
  <w:abstractNum w:abstractNumId="6" w15:restartNumberingAfterBreak="0">
    <w:nsid w:val="10763F65"/>
    <w:multiLevelType w:val="multilevel"/>
    <w:tmpl w:val="9C2250BA"/>
    <w:lvl w:ilvl="0">
      <w:start w:val="11"/>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D44ABB"/>
    <w:multiLevelType w:val="hybridMultilevel"/>
    <w:tmpl w:val="F5C8C538"/>
    <w:lvl w:ilvl="0" w:tplc="6B6EC37C">
      <w:start w:val="1"/>
      <w:numFmt w:val="decimal"/>
      <w:lvlText w:val="10.%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235E89"/>
    <w:multiLevelType w:val="hybridMultilevel"/>
    <w:tmpl w:val="A0F43020"/>
    <w:lvl w:ilvl="0" w:tplc="90A21B18">
      <w:start w:val="1"/>
      <w:numFmt w:val="decimal"/>
      <w:lvlText w:val="3.10.%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280FAA"/>
    <w:multiLevelType w:val="hybridMultilevel"/>
    <w:tmpl w:val="83EEA856"/>
    <w:lvl w:ilvl="0" w:tplc="5F4A0FB4">
      <w:start w:val="1"/>
      <w:numFmt w:val="decimal"/>
      <w:lvlText w:val="8.%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A175C"/>
    <w:multiLevelType w:val="hybridMultilevel"/>
    <w:tmpl w:val="04208DDA"/>
    <w:lvl w:ilvl="0" w:tplc="904C29C2">
      <w:start w:val="1"/>
      <w:numFmt w:val="decimal"/>
      <w:lvlText w:val="4.3.%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E94522"/>
    <w:multiLevelType w:val="hybridMultilevel"/>
    <w:tmpl w:val="CA967C7A"/>
    <w:lvl w:ilvl="0" w:tplc="0C00000F">
      <w:start w:val="4"/>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21F03443"/>
    <w:multiLevelType w:val="multilevel"/>
    <w:tmpl w:val="706EC3A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7923F5"/>
    <w:multiLevelType w:val="hybridMultilevel"/>
    <w:tmpl w:val="067C2D26"/>
    <w:lvl w:ilvl="0" w:tplc="9F26E2B6">
      <w:start w:val="1"/>
      <w:numFmt w:val="bullet"/>
      <w:lvlText w:val="-"/>
      <w:lvlJc w:val="left"/>
      <w:pPr>
        <w:ind w:left="720" w:hanging="360"/>
      </w:pPr>
      <w:rPr>
        <w:rFonts w:ascii="Arial Narrow" w:eastAsia="Times New Roman"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CD7486"/>
    <w:multiLevelType w:val="hybridMultilevel"/>
    <w:tmpl w:val="5F189074"/>
    <w:lvl w:ilvl="0" w:tplc="309C3162">
      <w:start w:val="1"/>
      <w:numFmt w:val="decimal"/>
      <w:lvlText w:val="3.1.%1."/>
      <w:lvlJc w:val="left"/>
      <w:pPr>
        <w:ind w:left="1288" w:hanging="360"/>
      </w:pPr>
      <w:rPr>
        <w:rFonts w:hint="default"/>
        <w:sz w:val="16"/>
        <w:szCs w:val="16"/>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5" w15:restartNumberingAfterBreak="0">
    <w:nsid w:val="276C1A66"/>
    <w:multiLevelType w:val="hybridMultilevel"/>
    <w:tmpl w:val="C33C657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290C5B46"/>
    <w:multiLevelType w:val="hybridMultilevel"/>
    <w:tmpl w:val="868AF3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9223EC2"/>
    <w:multiLevelType w:val="multilevel"/>
    <w:tmpl w:val="BE380852"/>
    <w:lvl w:ilvl="0">
      <w:start w:val="3"/>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A2D382E"/>
    <w:multiLevelType w:val="hybridMultilevel"/>
    <w:tmpl w:val="0786FD0E"/>
    <w:lvl w:ilvl="0" w:tplc="A31C12A8">
      <w:start w:val="1"/>
      <w:numFmt w:val="decimal"/>
      <w:lvlText w:val="7.%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0C23FE"/>
    <w:multiLevelType w:val="hybridMultilevel"/>
    <w:tmpl w:val="C90437FC"/>
    <w:lvl w:ilvl="0" w:tplc="1730C9B4">
      <w:start w:val="1"/>
      <w:numFmt w:val="decimal"/>
      <w:lvlText w:val="3.6.%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B631A9"/>
    <w:multiLevelType w:val="hybridMultilevel"/>
    <w:tmpl w:val="8DCEB7B0"/>
    <w:lvl w:ilvl="0" w:tplc="630E7B86">
      <w:start w:val="1"/>
      <w:numFmt w:val="decimal"/>
      <w:lvlText w:val="5.%1."/>
      <w:lvlJc w:val="left"/>
      <w:pPr>
        <w:ind w:left="2140" w:hanging="360"/>
      </w:pPr>
      <w:rPr>
        <w:rFonts w:hint="default"/>
        <w:sz w:val="16"/>
        <w:szCs w:val="16"/>
      </w:rPr>
    </w:lvl>
    <w:lvl w:ilvl="1" w:tplc="04090019" w:tentative="1">
      <w:start w:val="1"/>
      <w:numFmt w:val="lowerLetter"/>
      <w:lvlText w:val="%2."/>
      <w:lvlJc w:val="left"/>
      <w:pPr>
        <w:ind w:left="2860" w:hanging="360"/>
      </w:pPr>
    </w:lvl>
    <w:lvl w:ilvl="2" w:tplc="0409001B" w:tentative="1">
      <w:start w:val="1"/>
      <w:numFmt w:val="lowerRoman"/>
      <w:lvlText w:val="%3."/>
      <w:lvlJc w:val="right"/>
      <w:pPr>
        <w:ind w:left="3580" w:hanging="180"/>
      </w:pPr>
    </w:lvl>
    <w:lvl w:ilvl="3" w:tplc="0409000F" w:tentative="1">
      <w:start w:val="1"/>
      <w:numFmt w:val="decimal"/>
      <w:lvlText w:val="%4."/>
      <w:lvlJc w:val="left"/>
      <w:pPr>
        <w:ind w:left="4300" w:hanging="360"/>
      </w:pPr>
    </w:lvl>
    <w:lvl w:ilvl="4" w:tplc="04090019" w:tentative="1">
      <w:start w:val="1"/>
      <w:numFmt w:val="lowerLetter"/>
      <w:lvlText w:val="%5."/>
      <w:lvlJc w:val="left"/>
      <w:pPr>
        <w:ind w:left="5020" w:hanging="360"/>
      </w:pPr>
    </w:lvl>
    <w:lvl w:ilvl="5" w:tplc="0409001B" w:tentative="1">
      <w:start w:val="1"/>
      <w:numFmt w:val="lowerRoman"/>
      <w:lvlText w:val="%6."/>
      <w:lvlJc w:val="right"/>
      <w:pPr>
        <w:ind w:left="5740" w:hanging="180"/>
      </w:pPr>
    </w:lvl>
    <w:lvl w:ilvl="6" w:tplc="0409000F" w:tentative="1">
      <w:start w:val="1"/>
      <w:numFmt w:val="decimal"/>
      <w:lvlText w:val="%7."/>
      <w:lvlJc w:val="left"/>
      <w:pPr>
        <w:ind w:left="6460" w:hanging="360"/>
      </w:pPr>
    </w:lvl>
    <w:lvl w:ilvl="7" w:tplc="04090019" w:tentative="1">
      <w:start w:val="1"/>
      <w:numFmt w:val="lowerLetter"/>
      <w:lvlText w:val="%8."/>
      <w:lvlJc w:val="left"/>
      <w:pPr>
        <w:ind w:left="7180" w:hanging="360"/>
      </w:pPr>
    </w:lvl>
    <w:lvl w:ilvl="8" w:tplc="0409001B" w:tentative="1">
      <w:start w:val="1"/>
      <w:numFmt w:val="lowerRoman"/>
      <w:lvlText w:val="%9."/>
      <w:lvlJc w:val="right"/>
      <w:pPr>
        <w:ind w:left="7900" w:hanging="180"/>
      </w:pPr>
    </w:lvl>
  </w:abstractNum>
  <w:abstractNum w:abstractNumId="21" w15:restartNumberingAfterBreak="0">
    <w:nsid w:val="2E855686"/>
    <w:multiLevelType w:val="hybridMultilevel"/>
    <w:tmpl w:val="493E4460"/>
    <w:lvl w:ilvl="0" w:tplc="040C0001">
      <w:start w:val="1"/>
      <w:numFmt w:val="bullet"/>
      <w:lvlText w:val=""/>
      <w:lvlJc w:val="left"/>
      <w:pPr>
        <w:ind w:left="810" w:hanging="360"/>
      </w:pPr>
      <w:rPr>
        <w:rFonts w:ascii="Symbol" w:hAnsi="Symbol"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22" w15:restartNumberingAfterBreak="0">
    <w:nsid w:val="2FFF1574"/>
    <w:multiLevelType w:val="hybridMultilevel"/>
    <w:tmpl w:val="5C8E31B0"/>
    <w:lvl w:ilvl="0" w:tplc="04090017">
      <w:start w:val="1"/>
      <w:numFmt w:val="lowerLetter"/>
      <w:lvlText w:val="%1)"/>
      <w:lvlJc w:val="left"/>
      <w:pPr>
        <w:ind w:left="862" w:hanging="360"/>
      </w:p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15:restartNumberingAfterBreak="0">
    <w:nsid w:val="3B887E44"/>
    <w:multiLevelType w:val="multilevel"/>
    <w:tmpl w:val="7DD27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C7F1864"/>
    <w:multiLevelType w:val="hybridMultilevel"/>
    <w:tmpl w:val="D1704F74"/>
    <w:lvl w:ilvl="0" w:tplc="8D2073D6">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EB6372"/>
    <w:multiLevelType w:val="hybridMultilevel"/>
    <w:tmpl w:val="6BCAA60C"/>
    <w:lvl w:ilvl="0" w:tplc="04090017">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15:restartNumberingAfterBreak="0">
    <w:nsid w:val="4992240B"/>
    <w:multiLevelType w:val="hybridMultilevel"/>
    <w:tmpl w:val="97B805E0"/>
    <w:lvl w:ilvl="0" w:tplc="B2807C00">
      <w:start w:val="1"/>
      <w:numFmt w:val="decimal"/>
      <w:lvlText w:val="3.8.%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D24FB8"/>
    <w:multiLevelType w:val="hybridMultilevel"/>
    <w:tmpl w:val="DBD2C110"/>
    <w:lvl w:ilvl="0" w:tplc="D6C61F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101D87"/>
    <w:multiLevelType w:val="hybridMultilevel"/>
    <w:tmpl w:val="C670491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4E0A2799"/>
    <w:multiLevelType w:val="hybridMultilevel"/>
    <w:tmpl w:val="3D345DE8"/>
    <w:lvl w:ilvl="0" w:tplc="F96ADCE2">
      <w:start w:val="1"/>
      <w:numFmt w:val="decimal"/>
      <w:lvlText w:val="4.4.%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225838"/>
    <w:multiLevelType w:val="multilevel"/>
    <w:tmpl w:val="5FB4F1D4"/>
    <w:lvl w:ilvl="0">
      <w:start w:val="12"/>
      <w:numFmt w:val="decimal"/>
      <w:lvlText w:val="%1."/>
      <w:lvlJc w:val="left"/>
      <w:pPr>
        <w:ind w:left="435" w:hanging="43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2B10D4B"/>
    <w:multiLevelType w:val="hybridMultilevel"/>
    <w:tmpl w:val="41CE10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48711AB"/>
    <w:multiLevelType w:val="hybridMultilevel"/>
    <w:tmpl w:val="128A9DF2"/>
    <w:lvl w:ilvl="0" w:tplc="16C83596">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5711AF4"/>
    <w:multiLevelType w:val="hybridMultilevel"/>
    <w:tmpl w:val="AE5EE590"/>
    <w:lvl w:ilvl="0" w:tplc="608E9FAC">
      <w:start w:val="1"/>
      <w:numFmt w:val="decimal"/>
      <w:lvlText w:val="4.2.%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933B7E"/>
    <w:multiLevelType w:val="hybridMultilevel"/>
    <w:tmpl w:val="0ED8C6F0"/>
    <w:lvl w:ilvl="0" w:tplc="17EE791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 w15:restartNumberingAfterBreak="0">
    <w:nsid w:val="59EB5F92"/>
    <w:multiLevelType w:val="hybridMultilevel"/>
    <w:tmpl w:val="E8082E6A"/>
    <w:lvl w:ilvl="0" w:tplc="B7DC108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E1D47E8"/>
    <w:multiLevelType w:val="hybridMultilevel"/>
    <w:tmpl w:val="36387C9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F95E34"/>
    <w:multiLevelType w:val="hybridMultilevel"/>
    <w:tmpl w:val="62DE6FF2"/>
    <w:lvl w:ilvl="0" w:tplc="17627BE4">
      <w:start w:val="1"/>
      <w:numFmt w:val="decimal"/>
      <w:lvlText w:val="3.2.%1."/>
      <w:lvlJc w:val="center"/>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830D00"/>
    <w:multiLevelType w:val="hybridMultilevel"/>
    <w:tmpl w:val="B5FC1176"/>
    <w:lvl w:ilvl="0" w:tplc="566CFE76">
      <w:start w:val="1"/>
      <w:numFmt w:val="decimal"/>
      <w:lvlText w:val="11.%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6073B8"/>
    <w:multiLevelType w:val="hybridMultilevel"/>
    <w:tmpl w:val="CD50FB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D84B59"/>
    <w:multiLevelType w:val="hybridMultilevel"/>
    <w:tmpl w:val="929E5532"/>
    <w:lvl w:ilvl="0" w:tplc="00225C34">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3A2997"/>
    <w:multiLevelType w:val="hybridMultilevel"/>
    <w:tmpl w:val="BF801A4C"/>
    <w:lvl w:ilvl="0" w:tplc="76343C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22609F"/>
    <w:multiLevelType w:val="multilevel"/>
    <w:tmpl w:val="0409001D"/>
    <w:styleLink w:val="TemplateList"/>
    <w:lvl w:ilvl="0">
      <w:start w:val="1"/>
      <w:numFmt w:val="bullet"/>
      <w:lvlText w:val=""/>
      <w:lvlJc w:val="left"/>
      <w:pPr>
        <w:ind w:left="360" w:hanging="360"/>
      </w:pPr>
      <w:rPr>
        <w:rFonts w:ascii="Symbol" w:hAnsi="Symbol" w:hint="default"/>
        <w:color w:val="auto"/>
        <w:sz w:val="1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DEC5852"/>
    <w:multiLevelType w:val="hybridMultilevel"/>
    <w:tmpl w:val="0AC0C396"/>
    <w:lvl w:ilvl="0" w:tplc="445CEB20">
      <w:start w:val="2"/>
      <w:numFmt w:val="bullet"/>
      <w:lvlText w:val="-"/>
      <w:lvlJc w:val="left"/>
      <w:pPr>
        <w:ind w:left="720" w:hanging="360"/>
      </w:pPr>
      <w:rPr>
        <w:rFonts w:ascii="Arial Narrow" w:eastAsia="Times New Roman"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267CB6"/>
    <w:multiLevelType w:val="hybridMultilevel"/>
    <w:tmpl w:val="B62E7502"/>
    <w:lvl w:ilvl="0" w:tplc="45706D3A">
      <w:start w:val="1"/>
      <w:numFmt w:val="decimal"/>
      <w:lvlText w:val="4.1.%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581A65"/>
    <w:multiLevelType w:val="multilevel"/>
    <w:tmpl w:val="96A48E48"/>
    <w:lvl w:ilvl="0">
      <w:start w:val="10"/>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5231CFB"/>
    <w:multiLevelType w:val="hybridMultilevel"/>
    <w:tmpl w:val="E89EB51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698746509">
    <w:abstractNumId w:val="42"/>
  </w:num>
  <w:num w:numId="2" w16cid:durableId="294406269">
    <w:abstractNumId w:val="43"/>
  </w:num>
  <w:num w:numId="3" w16cid:durableId="2056348725">
    <w:abstractNumId w:val="2"/>
  </w:num>
  <w:num w:numId="4" w16cid:durableId="1161120965">
    <w:abstractNumId w:val="27"/>
  </w:num>
  <w:num w:numId="5" w16cid:durableId="250503615">
    <w:abstractNumId w:val="1"/>
  </w:num>
  <w:num w:numId="6" w16cid:durableId="1511026554">
    <w:abstractNumId w:val="45"/>
  </w:num>
  <w:num w:numId="7" w16cid:durableId="1143231271">
    <w:abstractNumId w:val="13"/>
  </w:num>
  <w:num w:numId="8" w16cid:durableId="18167441">
    <w:abstractNumId w:val="31"/>
  </w:num>
  <w:num w:numId="9" w16cid:durableId="111095162">
    <w:abstractNumId w:val="25"/>
  </w:num>
  <w:num w:numId="10" w16cid:durableId="1130855455">
    <w:abstractNumId w:val="39"/>
  </w:num>
  <w:num w:numId="11" w16cid:durableId="839084493">
    <w:abstractNumId w:val="22"/>
  </w:num>
  <w:num w:numId="12" w16cid:durableId="4144746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29017954">
    <w:abstractNumId w:val="17"/>
  </w:num>
  <w:num w:numId="14" w16cid:durableId="1491167936">
    <w:abstractNumId w:val="23"/>
  </w:num>
  <w:num w:numId="15" w16cid:durableId="286350617">
    <w:abstractNumId w:val="36"/>
  </w:num>
  <w:num w:numId="16" w16cid:durableId="716584965">
    <w:abstractNumId w:val="14"/>
  </w:num>
  <w:num w:numId="17" w16cid:durableId="1908757686">
    <w:abstractNumId w:val="37"/>
  </w:num>
  <w:num w:numId="18" w16cid:durableId="554202346">
    <w:abstractNumId w:val="0"/>
  </w:num>
  <w:num w:numId="19" w16cid:durableId="672536286">
    <w:abstractNumId w:val="19"/>
  </w:num>
  <w:num w:numId="20" w16cid:durableId="1666130248">
    <w:abstractNumId w:val="26"/>
  </w:num>
  <w:num w:numId="21" w16cid:durableId="1245064196">
    <w:abstractNumId w:val="41"/>
  </w:num>
  <w:num w:numId="22" w16cid:durableId="264964716">
    <w:abstractNumId w:val="8"/>
  </w:num>
  <w:num w:numId="23" w16cid:durableId="1189952479">
    <w:abstractNumId w:val="40"/>
  </w:num>
  <w:num w:numId="24" w16cid:durableId="301354737">
    <w:abstractNumId w:val="33"/>
  </w:num>
  <w:num w:numId="25" w16cid:durableId="1484156842">
    <w:abstractNumId w:val="24"/>
  </w:num>
  <w:num w:numId="26" w16cid:durableId="1027558186">
    <w:abstractNumId w:val="20"/>
  </w:num>
  <w:num w:numId="27" w16cid:durableId="2020545074">
    <w:abstractNumId w:val="4"/>
  </w:num>
  <w:num w:numId="28" w16cid:durableId="1127821430">
    <w:abstractNumId w:val="18"/>
  </w:num>
  <w:num w:numId="29" w16cid:durableId="2037846636">
    <w:abstractNumId w:val="9"/>
  </w:num>
  <w:num w:numId="30" w16cid:durableId="800995250">
    <w:abstractNumId w:val="7"/>
  </w:num>
  <w:num w:numId="31" w16cid:durableId="1170875529">
    <w:abstractNumId w:val="38"/>
  </w:num>
  <w:num w:numId="32" w16cid:durableId="265846168">
    <w:abstractNumId w:val="29"/>
  </w:num>
  <w:num w:numId="33" w16cid:durableId="549150507">
    <w:abstractNumId w:val="10"/>
  </w:num>
  <w:num w:numId="34" w16cid:durableId="1567834113">
    <w:abstractNumId w:val="44"/>
  </w:num>
  <w:num w:numId="35" w16cid:durableId="118570755">
    <w:abstractNumId w:val="12"/>
  </w:num>
  <w:num w:numId="36" w16cid:durableId="1068267946">
    <w:abstractNumId w:val="34"/>
  </w:num>
  <w:num w:numId="37" w16cid:durableId="784925216">
    <w:abstractNumId w:val="3"/>
  </w:num>
  <w:num w:numId="38" w16cid:durableId="207232116">
    <w:abstractNumId w:val="35"/>
  </w:num>
  <w:num w:numId="39" w16cid:durableId="1328435603">
    <w:abstractNumId w:val="32"/>
  </w:num>
  <w:num w:numId="40" w16cid:durableId="261031915">
    <w:abstractNumId w:val="6"/>
  </w:num>
  <w:num w:numId="41" w16cid:durableId="1497569299">
    <w:abstractNumId w:val="30"/>
  </w:num>
  <w:num w:numId="42" w16cid:durableId="1388644776">
    <w:abstractNumId w:val="16"/>
  </w:num>
  <w:num w:numId="43" w16cid:durableId="1089891676">
    <w:abstractNumId w:val="28"/>
  </w:num>
  <w:num w:numId="44" w16cid:durableId="502476123">
    <w:abstractNumId w:val="21"/>
  </w:num>
  <w:num w:numId="45" w16cid:durableId="1942840205">
    <w:abstractNumId w:val="11"/>
  </w:num>
  <w:num w:numId="46" w16cid:durableId="1243293531">
    <w:abstractNumId w:val="46"/>
  </w:num>
  <w:num w:numId="47" w16cid:durableId="884291222">
    <w:abstractNumId w:val="15"/>
  </w:num>
  <w:num w:numId="48" w16cid:durableId="16004777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ocumentProtection w:edit="forms" w:enforcement="0"/>
  <w:autoFormatOverride/>
  <w:styleLockTheme/>
  <w:styleLockQFSet/>
  <w:defaultTabStop w:val="720"/>
  <w:hyphenationZone w:val="425"/>
  <w:drawingGridHorizontalSpacing w:val="120"/>
  <w:displayHorizontalDrawingGridEvery w:val="2"/>
  <w:displayVerticalDrawingGridEvery w:val="2"/>
  <w:characterSpacingControl w:val="doNotCompress"/>
  <w:hdrShapeDefaults>
    <o:shapedefaults v:ext="edit" spidmax="2050" fillcolor="white" strokecolor="red">
      <v:fill color="white"/>
      <v:stroke color="re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F13"/>
    <w:rsid w:val="000000F2"/>
    <w:rsid w:val="00000B53"/>
    <w:rsid w:val="000022BB"/>
    <w:rsid w:val="00002808"/>
    <w:rsid w:val="00004D79"/>
    <w:rsid w:val="00007AEB"/>
    <w:rsid w:val="00007C19"/>
    <w:rsid w:val="000102CE"/>
    <w:rsid w:val="0001537A"/>
    <w:rsid w:val="00023D4C"/>
    <w:rsid w:val="000273F2"/>
    <w:rsid w:val="00037A7D"/>
    <w:rsid w:val="0004179C"/>
    <w:rsid w:val="00042C08"/>
    <w:rsid w:val="000478B8"/>
    <w:rsid w:val="0005756A"/>
    <w:rsid w:val="00065774"/>
    <w:rsid w:val="00072FB8"/>
    <w:rsid w:val="00075264"/>
    <w:rsid w:val="00076FF7"/>
    <w:rsid w:val="0008377A"/>
    <w:rsid w:val="000837E6"/>
    <w:rsid w:val="00083FB5"/>
    <w:rsid w:val="000841B9"/>
    <w:rsid w:val="00084509"/>
    <w:rsid w:val="000852FE"/>
    <w:rsid w:val="00093155"/>
    <w:rsid w:val="00097820"/>
    <w:rsid w:val="000B4274"/>
    <w:rsid w:val="000B58BE"/>
    <w:rsid w:val="000C17F7"/>
    <w:rsid w:val="000C3AE6"/>
    <w:rsid w:val="000C6FA6"/>
    <w:rsid w:val="000E0285"/>
    <w:rsid w:val="000E0562"/>
    <w:rsid w:val="000E1C99"/>
    <w:rsid w:val="000E2871"/>
    <w:rsid w:val="000E59DC"/>
    <w:rsid w:val="000E5DF5"/>
    <w:rsid w:val="000F0280"/>
    <w:rsid w:val="000F08A5"/>
    <w:rsid w:val="000F1520"/>
    <w:rsid w:val="000F18A2"/>
    <w:rsid w:val="000F3067"/>
    <w:rsid w:val="000F3487"/>
    <w:rsid w:val="000F3CB2"/>
    <w:rsid w:val="00113108"/>
    <w:rsid w:val="0011556A"/>
    <w:rsid w:val="00123D90"/>
    <w:rsid w:val="00126183"/>
    <w:rsid w:val="0012667B"/>
    <w:rsid w:val="00126BDD"/>
    <w:rsid w:val="0012748F"/>
    <w:rsid w:val="00127AB4"/>
    <w:rsid w:val="001359BE"/>
    <w:rsid w:val="00150C0F"/>
    <w:rsid w:val="00160002"/>
    <w:rsid w:val="0016172B"/>
    <w:rsid w:val="0016294E"/>
    <w:rsid w:val="00163DF5"/>
    <w:rsid w:val="001666FE"/>
    <w:rsid w:val="00182FB2"/>
    <w:rsid w:val="00183E4D"/>
    <w:rsid w:val="0019283C"/>
    <w:rsid w:val="00194446"/>
    <w:rsid w:val="00194EDC"/>
    <w:rsid w:val="001A207E"/>
    <w:rsid w:val="001A5371"/>
    <w:rsid w:val="001A77F3"/>
    <w:rsid w:val="001B0127"/>
    <w:rsid w:val="001B138A"/>
    <w:rsid w:val="001C4BA2"/>
    <w:rsid w:val="001C5064"/>
    <w:rsid w:val="001C6878"/>
    <w:rsid w:val="001D40AD"/>
    <w:rsid w:val="001D5926"/>
    <w:rsid w:val="001D6C3D"/>
    <w:rsid w:val="001E5424"/>
    <w:rsid w:val="001F5A87"/>
    <w:rsid w:val="001F6800"/>
    <w:rsid w:val="001F69FC"/>
    <w:rsid w:val="002019A5"/>
    <w:rsid w:val="00202926"/>
    <w:rsid w:val="00206F03"/>
    <w:rsid w:val="00212B69"/>
    <w:rsid w:val="00213B7C"/>
    <w:rsid w:val="00225B0D"/>
    <w:rsid w:val="00226241"/>
    <w:rsid w:val="0023030E"/>
    <w:rsid w:val="002336A0"/>
    <w:rsid w:val="002370A9"/>
    <w:rsid w:val="0024057A"/>
    <w:rsid w:val="0024464A"/>
    <w:rsid w:val="00251355"/>
    <w:rsid w:val="00254F20"/>
    <w:rsid w:val="00255320"/>
    <w:rsid w:val="00261462"/>
    <w:rsid w:val="0027310E"/>
    <w:rsid w:val="00273B5A"/>
    <w:rsid w:val="00273C74"/>
    <w:rsid w:val="00274D7C"/>
    <w:rsid w:val="002805F8"/>
    <w:rsid w:val="00286A46"/>
    <w:rsid w:val="00290EAC"/>
    <w:rsid w:val="00293BC2"/>
    <w:rsid w:val="00293CBB"/>
    <w:rsid w:val="002948F1"/>
    <w:rsid w:val="002A2C42"/>
    <w:rsid w:val="002A56A1"/>
    <w:rsid w:val="002B4786"/>
    <w:rsid w:val="002C6F98"/>
    <w:rsid w:val="002D29CE"/>
    <w:rsid w:val="002D5425"/>
    <w:rsid w:val="002D5DC0"/>
    <w:rsid w:val="002E0FE8"/>
    <w:rsid w:val="002E5606"/>
    <w:rsid w:val="002E5B9C"/>
    <w:rsid w:val="002F384D"/>
    <w:rsid w:val="00300098"/>
    <w:rsid w:val="00305CCD"/>
    <w:rsid w:val="003117F0"/>
    <w:rsid w:val="003120F1"/>
    <w:rsid w:val="003171F7"/>
    <w:rsid w:val="00320711"/>
    <w:rsid w:val="00320A3C"/>
    <w:rsid w:val="0032149F"/>
    <w:rsid w:val="00323EF2"/>
    <w:rsid w:val="0032483E"/>
    <w:rsid w:val="00332AF4"/>
    <w:rsid w:val="0034681E"/>
    <w:rsid w:val="00350F4E"/>
    <w:rsid w:val="0035108E"/>
    <w:rsid w:val="00355DF5"/>
    <w:rsid w:val="003603A8"/>
    <w:rsid w:val="003712F2"/>
    <w:rsid w:val="00373C8A"/>
    <w:rsid w:val="00374142"/>
    <w:rsid w:val="00375BEA"/>
    <w:rsid w:val="00376FF0"/>
    <w:rsid w:val="00382557"/>
    <w:rsid w:val="00384F85"/>
    <w:rsid w:val="00386026"/>
    <w:rsid w:val="0039258A"/>
    <w:rsid w:val="00394B2C"/>
    <w:rsid w:val="003A2018"/>
    <w:rsid w:val="003A3501"/>
    <w:rsid w:val="003A4449"/>
    <w:rsid w:val="003A4524"/>
    <w:rsid w:val="003A5AA7"/>
    <w:rsid w:val="003A5E16"/>
    <w:rsid w:val="003A7529"/>
    <w:rsid w:val="003A7E1D"/>
    <w:rsid w:val="003B1C2E"/>
    <w:rsid w:val="003B2E7E"/>
    <w:rsid w:val="003B4F53"/>
    <w:rsid w:val="003C1D13"/>
    <w:rsid w:val="003E0A41"/>
    <w:rsid w:val="003E2D84"/>
    <w:rsid w:val="003E6D30"/>
    <w:rsid w:val="003E7010"/>
    <w:rsid w:val="003F2594"/>
    <w:rsid w:val="003F5956"/>
    <w:rsid w:val="003F7D5B"/>
    <w:rsid w:val="00411D3E"/>
    <w:rsid w:val="004121E2"/>
    <w:rsid w:val="004122A5"/>
    <w:rsid w:val="00415E7A"/>
    <w:rsid w:val="0041668A"/>
    <w:rsid w:val="00420CCA"/>
    <w:rsid w:val="00420E9A"/>
    <w:rsid w:val="00425C70"/>
    <w:rsid w:val="00426BDB"/>
    <w:rsid w:val="0043265A"/>
    <w:rsid w:val="00432CC7"/>
    <w:rsid w:val="0043746B"/>
    <w:rsid w:val="00437926"/>
    <w:rsid w:val="00441D52"/>
    <w:rsid w:val="004470B4"/>
    <w:rsid w:val="00453769"/>
    <w:rsid w:val="00454D25"/>
    <w:rsid w:val="0046469D"/>
    <w:rsid w:val="004845C7"/>
    <w:rsid w:val="004859D2"/>
    <w:rsid w:val="004874F6"/>
    <w:rsid w:val="00487967"/>
    <w:rsid w:val="00487FCA"/>
    <w:rsid w:val="00490018"/>
    <w:rsid w:val="00491013"/>
    <w:rsid w:val="00494998"/>
    <w:rsid w:val="00494C86"/>
    <w:rsid w:val="00495856"/>
    <w:rsid w:val="004A017C"/>
    <w:rsid w:val="004A1265"/>
    <w:rsid w:val="004A7AE3"/>
    <w:rsid w:val="004B0F2D"/>
    <w:rsid w:val="004B2022"/>
    <w:rsid w:val="004B3F9D"/>
    <w:rsid w:val="004B7473"/>
    <w:rsid w:val="004B7FE1"/>
    <w:rsid w:val="004C25EC"/>
    <w:rsid w:val="004C3551"/>
    <w:rsid w:val="004D084E"/>
    <w:rsid w:val="004E1F03"/>
    <w:rsid w:val="004E2100"/>
    <w:rsid w:val="004E67E1"/>
    <w:rsid w:val="004E796F"/>
    <w:rsid w:val="004E7A45"/>
    <w:rsid w:val="004E7D01"/>
    <w:rsid w:val="004F71A4"/>
    <w:rsid w:val="00515C31"/>
    <w:rsid w:val="00523268"/>
    <w:rsid w:val="005253A7"/>
    <w:rsid w:val="0053337A"/>
    <w:rsid w:val="00542FEE"/>
    <w:rsid w:val="00552817"/>
    <w:rsid w:val="005565B5"/>
    <w:rsid w:val="00563846"/>
    <w:rsid w:val="0056498A"/>
    <w:rsid w:val="00565FF1"/>
    <w:rsid w:val="00567F3E"/>
    <w:rsid w:val="0058109F"/>
    <w:rsid w:val="005845C2"/>
    <w:rsid w:val="005920E6"/>
    <w:rsid w:val="005A1721"/>
    <w:rsid w:val="005A22F8"/>
    <w:rsid w:val="005A6974"/>
    <w:rsid w:val="005B0078"/>
    <w:rsid w:val="005B0752"/>
    <w:rsid w:val="005B6CBC"/>
    <w:rsid w:val="005B733C"/>
    <w:rsid w:val="005B7F25"/>
    <w:rsid w:val="005C0BFC"/>
    <w:rsid w:val="005C65E0"/>
    <w:rsid w:val="005D5924"/>
    <w:rsid w:val="005E1F75"/>
    <w:rsid w:val="005E2710"/>
    <w:rsid w:val="005E44E8"/>
    <w:rsid w:val="005E5D75"/>
    <w:rsid w:val="005F37BF"/>
    <w:rsid w:val="005F7814"/>
    <w:rsid w:val="00603878"/>
    <w:rsid w:val="0061260B"/>
    <w:rsid w:val="00613313"/>
    <w:rsid w:val="00616A26"/>
    <w:rsid w:val="006218FA"/>
    <w:rsid w:val="006232B4"/>
    <w:rsid w:val="00631B57"/>
    <w:rsid w:val="00632E31"/>
    <w:rsid w:val="006426F7"/>
    <w:rsid w:val="006436A1"/>
    <w:rsid w:val="00647C28"/>
    <w:rsid w:val="00647D98"/>
    <w:rsid w:val="00653BB6"/>
    <w:rsid w:val="00654D22"/>
    <w:rsid w:val="006550CA"/>
    <w:rsid w:val="006558F9"/>
    <w:rsid w:val="00660256"/>
    <w:rsid w:val="00660AB4"/>
    <w:rsid w:val="00662182"/>
    <w:rsid w:val="006717A7"/>
    <w:rsid w:val="0067529C"/>
    <w:rsid w:val="00680325"/>
    <w:rsid w:val="00681751"/>
    <w:rsid w:val="00682F97"/>
    <w:rsid w:val="00687D63"/>
    <w:rsid w:val="006912CB"/>
    <w:rsid w:val="006A1C42"/>
    <w:rsid w:val="006A51F8"/>
    <w:rsid w:val="006A7F07"/>
    <w:rsid w:val="006B0045"/>
    <w:rsid w:val="006B2D7D"/>
    <w:rsid w:val="006B71A1"/>
    <w:rsid w:val="006C6A56"/>
    <w:rsid w:val="006C7D58"/>
    <w:rsid w:val="006D00AF"/>
    <w:rsid w:val="006D3613"/>
    <w:rsid w:val="006D78F7"/>
    <w:rsid w:val="006E09FC"/>
    <w:rsid w:val="00711683"/>
    <w:rsid w:val="00714D53"/>
    <w:rsid w:val="00724107"/>
    <w:rsid w:val="00734E93"/>
    <w:rsid w:val="00740755"/>
    <w:rsid w:val="007434E5"/>
    <w:rsid w:val="00743F00"/>
    <w:rsid w:val="00747ADB"/>
    <w:rsid w:val="00751959"/>
    <w:rsid w:val="00752E82"/>
    <w:rsid w:val="007556CC"/>
    <w:rsid w:val="00762290"/>
    <w:rsid w:val="007638C0"/>
    <w:rsid w:val="00775FB5"/>
    <w:rsid w:val="007867C0"/>
    <w:rsid w:val="00791E04"/>
    <w:rsid w:val="007943AA"/>
    <w:rsid w:val="00794F30"/>
    <w:rsid w:val="007A0154"/>
    <w:rsid w:val="007A533C"/>
    <w:rsid w:val="007A7766"/>
    <w:rsid w:val="007B0925"/>
    <w:rsid w:val="007C19FF"/>
    <w:rsid w:val="007C267B"/>
    <w:rsid w:val="007C4BED"/>
    <w:rsid w:val="007D0BC9"/>
    <w:rsid w:val="007D37FA"/>
    <w:rsid w:val="007D3BA6"/>
    <w:rsid w:val="007D46B2"/>
    <w:rsid w:val="007E26A2"/>
    <w:rsid w:val="007F0EF3"/>
    <w:rsid w:val="007F79F8"/>
    <w:rsid w:val="007F7B77"/>
    <w:rsid w:val="008041EC"/>
    <w:rsid w:val="00806CD2"/>
    <w:rsid w:val="00810AE5"/>
    <w:rsid w:val="00810AF2"/>
    <w:rsid w:val="00810D55"/>
    <w:rsid w:val="00812FBB"/>
    <w:rsid w:val="00823960"/>
    <w:rsid w:val="0082549E"/>
    <w:rsid w:val="00826BA5"/>
    <w:rsid w:val="0083377F"/>
    <w:rsid w:val="00840C1E"/>
    <w:rsid w:val="008435DD"/>
    <w:rsid w:val="0084387C"/>
    <w:rsid w:val="00844DD8"/>
    <w:rsid w:val="00845F72"/>
    <w:rsid w:val="00860FEB"/>
    <w:rsid w:val="008628C7"/>
    <w:rsid w:val="008679F0"/>
    <w:rsid w:val="00873212"/>
    <w:rsid w:val="00883C2D"/>
    <w:rsid w:val="00887B2A"/>
    <w:rsid w:val="00891CAA"/>
    <w:rsid w:val="00892D73"/>
    <w:rsid w:val="00896DA8"/>
    <w:rsid w:val="008A486B"/>
    <w:rsid w:val="008B03FE"/>
    <w:rsid w:val="008B2DB7"/>
    <w:rsid w:val="008B3EEE"/>
    <w:rsid w:val="008B4982"/>
    <w:rsid w:val="008B6FDD"/>
    <w:rsid w:val="008D113B"/>
    <w:rsid w:val="008D11EA"/>
    <w:rsid w:val="008D3220"/>
    <w:rsid w:val="008D519F"/>
    <w:rsid w:val="008E4275"/>
    <w:rsid w:val="008E55CB"/>
    <w:rsid w:val="008E56BB"/>
    <w:rsid w:val="008F2DBD"/>
    <w:rsid w:val="008F3844"/>
    <w:rsid w:val="008F3D21"/>
    <w:rsid w:val="008F3EA2"/>
    <w:rsid w:val="008F5521"/>
    <w:rsid w:val="008F7A92"/>
    <w:rsid w:val="00904B93"/>
    <w:rsid w:val="009058FD"/>
    <w:rsid w:val="00905C45"/>
    <w:rsid w:val="00913B81"/>
    <w:rsid w:val="00914C3E"/>
    <w:rsid w:val="0091729C"/>
    <w:rsid w:val="009209DA"/>
    <w:rsid w:val="009214B5"/>
    <w:rsid w:val="009245DB"/>
    <w:rsid w:val="00924B2D"/>
    <w:rsid w:val="00932425"/>
    <w:rsid w:val="009365EB"/>
    <w:rsid w:val="00943429"/>
    <w:rsid w:val="0094415C"/>
    <w:rsid w:val="009461D5"/>
    <w:rsid w:val="0095095F"/>
    <w:rsid w:val="00951BB3"/>
    <w:rsid w:val="00956F45"/>
    <w:rsid w:val="00960D1E"/>
    <w:rsid w:val="00964B73"/>
    <w:rsid w:val="00972222"/>
    <w:rsid w:val="00973EF1"/>
    <w:rsid w:val="00990987"/>
    <w:rsid w:val="00992761"/>
    <w:rsid w:val="00995C0C"/>
    <w:rsid w:val="009A100B"/>
    <w:rsid w:val="009A5B27"/>
    <w:rsid w:val="009A6460"/>
    <w:rsid w:val="009B76BE"/>
    <w:rsid w:val="009C04E7"/>
    <w:rsid w:val="009D175B"/>
    <w:rsid w:val="009D290D"/>
    <w:rsid w:val="009E2400"/>
    <w:rsid w:val="009E4346"/>
    <w:rsid w:val="009E55DF"/>
    <w:rsid w:val="009E7590"/>
    <w:rsid w:val="009F32D6"/>
    <w:rsid w:val="009F49A6"/>
    <w:rsid w:val="009F7FF4"/>
    <w:rsid w:val="00A00374"/>
    <w:rsid w:val="00A01BC9"/>
    <w:rsid w:val="00A045AD"/>
    <w:rsid w:val="00A04E44"/>
    <w:rsid w:val="00A068C8"/>
    <w:rsid w:val="00A11470"/>
    <w:rsid w:val="00A12241"/>
    <w:rsid w:val="00A26A5F"/>
    <w:rsid w:val="00A30FC9"/>
    <w:rsid w:val="00A34538"/>
    <w:rsid w:val="00A40899"/>
    <w:rsid w:val="00A464B9"/>
    <w:rsid w:val="00A51EDA"/>
    <w:rsid w:val="00A52FA2"/>
    <w:rsid w:val="00A535BA"/>
    <w:rsid w:val="00A53BF2"/>
    <w:rsid w:val="00A55092"/>
    <w:rsid w:val="00A64831"/>
    <w:rsid w:val="00A661EC"/>
    <w:rsid w:val="00A674BF"/>
    <w:rsid w:val="00A675CC"/>
    <w:rsid w:val="00A801EB"/>
    <w:rsid w:val="00A8461F"/>
    <w:rsid w:val="00A85379"/>
    <w:rsid w:val="00A96A37"/>
    <w:rsid w:val="00AA1957"/>
    <w:rsid w:val="00AA7B01"/>
    <w:rsid w:val="00AB03AB"/>
    <w:rsid w:val="00AB13EF"/>
    <w:rsid w:val="00AC08D9"/>
    <w:rsid w:val="00AD1176"/>
    <w:rsid w:val="00AD33C7"/>
    <w:rsid w:val="00AD423A"/>
    <w:rsid w:val="00AD58AA"/>
    <w:rsid w:val="00AD5E4A"/>
    <w:rsid w:val="00AD6560"/>
    <w:rsid w:val="00AE2A99"/>
    <w:rsid w:val="00AE5507"/>
    <w:rsid w:val="00B018FC"/>
    <w:rsid w:val="00B11F35"/>
    <w:rsid w:val="00B12F6F"/>
    <w:rsid w:val="00B14BC3"/>
    <w:rsid w:val="00B14D5F"/>
    <w:rsid w:val="00B1524F"/>
    <w:rsid w:val="00B214E4"/>
    <w:rsid w:val="00B21BA4"/>
    <w:rsid w:val="00B22142"/>
    <w:rsid w:val="00B221A3"/>
    <w:rsid w:val="00B30098"/>
    <w:rsid w:val="00B41058"/>
    <w:rsid w:val="00B43A63"/>
    <w:rsid w:val="00B50164"/>
    <w:rsid w:val="00B5026F"/>
    <w:rsid w:val="00B50EFC"/>
    <w:rsid w:val="00B5712C"/>
    <w:rsid w:val="00B57EEC"/>
    <w:rsid w:val="00B60F30"/>
    <w:rsid w:val="00B64E3F"/>
    <w:rsid w:val="00B653B9"/>
    <w:rsid w:val="00B67FAF"/>
    <w:rsid w:val="00B72357"/>
    <w:rsid w:val="00B74B45"/>
    <w:rsid w:val="00B74DC5"/>
    <w:rsid w:val="00BA0D1F"/>
    <w:rsid w:val="00BA1F2A"/>
    <w:rsid w:val="00BA2078"/>
    <w:rsid w:val="00BA355F"/>
    <w:rsid w:val="00BA535D"/>
    <w:rsid w:val="00BB11AE"/>
    <w:rsid w:val="00BB5076"/>
    <w:rsid w:val="00BB66CF"/>
    <w:rsid w:val="00BC56E5"/>
    <w:rsid w:val="00BC7984"/>
    <w:rsid w:val="00BE33D8"/>
    <w:rsid w:val="00BE43B2"/>
    <w:rsid w:val="00BE4FE4"/>
    <w:rsid w:val="00BE7C83"/>
    <w:rsid w:val="00C025B1"/>
    <w:rsid w:val="00C02AAB"/>
    <w:rsid w:val="00C04A32"/>
    <w:rsid w:val="00C05618"/>
    <w:rsid w:val="00C07F6F"/>
    <w:rsid w:val="00C10701"/>
    <w:rsid w:val="00C11F6F"/>
    <w:rsid w:val="00C14AF9"/>
    <w:rsid w:val="00C16967"/>
    <w:rsid w:val="00C20349"/>
    <w:rsid w:val="00C35F97"/>
    <w:rsid w:val="00C403EF"/>
    <w:rsid w:val="00C524E4"/>
    <w:rsid w:val="00C5327B"/>
    <w:rsid w:val="00C55167"/>
    <w:rsid w:val="00C57EAD"/>
    <w:rsid w:val="00C62DFA"/>
    <w:rsid w:val="00C674A5"/>
    <w:rsid w:val="00C7643B"/>
    <w:rsid w:val="00C8260C"/>
    <w:rsid w:val="00C8439C"/>
    <w:rsid w:val="00C8528A"/>
    <w:rsid w:val="00C865A7"/>
    <w:rsid w:val="00C86C65"/>
    <w:rsid w:val="00CA4416"/>
    <w:rsid w:val="00CA533A"/>
    <w:rsid w:val="00CA6E6F"/>
    <w:rsid w:val="00CB5C26"/>
    <w:rsid w:val="00CD061B"/>
    <w:rsid w:val="00CD0677"/>
    <w:rsid w:val="00CD22FC"/>
    <w:rsid w:val="00CD7AE3"/>
    <w:rsid w:val="00CE0F61"/>
    <w:rsid w:val="00CE1ACB"/>
    <w:rsid w:val="00CE4E5E"/>
    <w:rsid w:val="00CE58F8"/>
    <w:rsid w:val="00CF6538"/>
    <w:rsid w:val="00D04381"/>
    <w:rsid w:val="00D10FC0"/>
    <w:rsid w:val="00D1266D"/>
    <w:rsid w:val="00D14044"/>
    <w:rsid w:val="00D225E4"/>
    <w:rsid w:val="00D237A7"/>
    <w:rsid w:val="00D322CA"/>
    <w:rsid w:val="00D32C12"/>
    <w:rsid w:val="00D34C9B"/>
    <w:rsid w:val="00D417C2"/>
    <w:rsid w:val="00D47F70"/>
    <w:rsid w:val="00D50229"/>
    <w:rsid w:val="00D50F13"/>
    <w:rsid w:val="00D51502"/>
    <w:rsid w:val="00D52157"/>
    <w:rsid w:val="00D5513E"/>
    <w:rsid w:val="00D65C3C"/>
    <w:rsid w:val="00D65F57"/>
    <w:rsid w:val="00D73100"/>
    <w:rsid w:val="00D90F8E"/>
    <w:rsid w:val="00D94693"/>
    <w:rsid w:val="00D949C9"/>
    <w:rsid w:val="00D94AEA"/>
    <w:rsid w:val="00DC11A1"/>
    <w:rsid w:val="00DD5282"/>
    <w:rsid w:val="00DD5593"/>
    <w:rsid w:val="00DE0239"/>
    <w:rsid w:val="00DE24D6"/>
    <w:rsid w:val="00DF57FB"/>
    <w:rsid w:val="00E00310"/>
    <w:rsid w:val="00E01E67"/>
    <w:rsid w:val="00E045AD"/>
    <w:rsid w:val="00E05457"/>
    <w:rsid w:val="00E05C41"/>
    <w:rsid w:val="00E066F2"/>
    <w:rsid w:val="00E0771D"/>
    <w:rsid w:val="00E1029D"/>
    <w:rsid w:val="00E11E01"/>
    <w:rsid w:val="00E160F4"/>
    <w:rsid w:val="00E16762"/>
    <w:rsid w:val="00E16839"/>
    <w:rsid w:val="00E244F2"/>
    <w:rsid w:val="00E24C61"/>
    <w:rsid w:val="00E44537"/>
    <w:rsid w:val="00E55F69"/>
    <w:rsid w:val="00E56FDA"/>
    <w:rsid w:val="00E57189"/>
    <w:rsid w:val="00E636DC"/>
    <w:rsid w:val="00E70C56"/>
    <w:rsid w:val="00E72188"/>
    <w:rsid w:val="00E77C35"/>
    <w:rsid w:val="00E85A79"/>
    <w:rsid w:val="00E90DC4"/>
    <w:rsid w:val="00E9309D"/>
    <w:rsid w:val="00EA2362"/>
    <w:rsid w:val="00EA6732"/>
    <w:rsid w:val="00EB2A19"/>
    <w:rsid w:val="00EB550D"/>
    <w:rsid w:val="00EB6C90"/>
    <w:rsid w:val="00EC3254"/>
    <w:rsid w:val="00EC5AFE"/>
    <w:rsid w:val="00ED72CA"/>
    <w:rsid w:val="00EE1A66"/>
    <w:rsid w:val="00EE1D09"/>
    <w:rsid w:val="00EE7240"/>
    <w:rsid w:val="00EF66B8"/>
    <w:rsid w:val="00EF7F5D"/>
    <w:rsid w:val="00F01076"/>
    <w:rsid w:val="00F03EB4"/>
    <w:rsid w:val="00F06E93"/>
    <w:rsid w:val="00F130D7"/>
    <w:rsid w:val="00F17C76"/>
    <w:rsid w:val="00F21315"/>
    <w:rsid w:val="00F25459"/>
    <w:rsid w:val="00F26952"/>
    <w:rsid w:val="00F270C4"/>
    <w:rsid w:val="00F30E47"/>
    <w:rsid w:val="00F54EF8"/>
    <w:rsid w:val="00F56682"/>
    <w:rsid w:val="00F57769"/>
    <w:rsid w:val="00F57BB6"/>
    <w:rsid w:val="00F62704"/>
    <w:rsid w:val="00F84B26"/>
    <w:rsid w:val="00F94B2F"/>
    <w:rsid w:val="00F96680"/>
    <w:rsid w:val="00F96C47"/>
    <w:rsid w:val="00FA00EA"/>
    <w:rsid w:val="00FA14CB"/>
    <w:rsid w:val="00FA3B2F"/>
    <w:rsid w:val="00FA6C39"/>
    <w:rsid w:val="00FA7021"/>
    <w:rsid w:val="00FA70E6"/>
    <w:rsid w:val="00FB03B1"/>
    <w:rsid w:val="00FB168A"/>
    <w:rsid w:val="00FC7772"/>
    <w:rsid w:val="00FC7A03"/>
    <w:rsid w:val="00FC7E0E"/>
    <w:rsid w:val="00FD4486"/>
    <w:rsid w:val="00FE2092"/>
    <w:rsid w:val="00FE4AC3"/>
    <w:rsid w:val="00FE4C32"/>
    <w:rsid w:val="00FE4FEF"/>
    <w:rsid w:val="00FF032A"/>
    <w:rsid w:val="00FF40AA"/>
    <w:rsid w:val="00FF5621"/>
    <w:rsid w:val="00FF6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color="red">
      <v:fill color="white"/>
      <v:stroke color="red"/>
    </o:shapedefaults>
    <o:shapelayout v:ext="edit">
      <o:idmap v:ext="edit" data="2"/>
    </o:shapelayout>
  </w:shapeDefaults>
  <w:decimalSymbol w:val="."/>
  <w:listSeparator w:val=","/>
  <w14:docId w14:val="029DF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D7C"/>
    <w:rPr>
      <w:rFonts w:ascii="Arial" w:hAnsi="Arial" w:cs="Arial"/>
      <w:sz w:val="22"/>
      <w:szCs w:val="22"/>
      <w:lang w:val="en-GB" w:eastAsia="en-GB"/>
    </w:rPr>
  </w:style>
  <w:style w:type="paragraph" w:styleId="Heading1">
    <w:name w:val="heading 1"/>
    <w:basedOn w:val="Normal"/>
    <w:next w:val="Normal"/>
    <w:link w:val="Heading1Char"/>
    <w:qFormat/>
    <w:rsid w:val="006558F9"/>
    <w:pPr>
      <w:keepNext/>
      <w:spacing w:before="240" w:after="60"/>
      <w:outlineLvl w:val="0"/>
    </w:pPr>
    <w:rPr>
      <w:b/>
      <w:bCs/>
      <w:kern w:val="32"/>
      <w:sz w:val="32"/>
      <w:szCs w:val="32"/>
    </w:rPr>
  </w:style>
  <w:style w:type="paragraph" w:styleId="Heading2">
    <w:name w:val="heading 2"/>
    <w:basedOn w:val="Normal"/>
    <w:next w:val="Normal"/>
    <w:link w:val="Heading2Char"/>
    <w:qFormat/>
    <w:rsid w:val="006558F9"/>
    <w:pPr>
      <w:keepNext/>
      <w:spacing w:before="240" w:after="60"/>
      <w:outlineLvl w:val="1"/>
    </w:pPr>
    <w:rPr>
      <w:b/>
      <w:bCs/>
      <w:i/>
      <w:iCs/>
      <w:sz w:val="28"/>
      <w:szCs w:val="28"/>
    </w:rPr>
  </w:style>
  <w:style w:type="paragraph" w:styleId="Heading3">
    <w:name w:val="heading 3"/>
    <w:basedOn w:val="Normal"/>
    <w:next w:val="Normal"/>
    <w:link w:val="Heading3Char"/>
    <w:qFormat/>
    <w:rsid w:val="006558F9"/>
    <w:pPr>
      <w:keepNext/>
      <w:spacing w:before="240" w:after="60"/>
      <w:outlineLvl w:val="2"/>
    </w:pPr>
    <w:rPr>
      <w:b/>
      <w:bCs/>
      <w:sz w:val="26"/>
      <w:szCs w:val="26"/>
    </w:rPr>
  </w:style>
  <w:style w:type="paragraph" w:styleId="Heading4">
    <w:name w:val="heading 4"/>
    <w:basedOn w:val="Normal"/>
    <w:next w:val="Normal"/>
    <w:link w:val="Heading4Char"/>
    <w:qFormat/>
    <w:rsid w:val="006558F9"/>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link w:val="Heading5Char"/>
    <w:qFormat/>
    <w:rsid w:val="006558F9"/>
    <w:pPr>
      <w:keepNext/>
      <w:jc w:val="center"/>
      <w:outlineLvl w:val="4"/>
    </w:pPr>
    <w:rPr>
      <w:rFonts w:ascii="Times New Roman" w:hAnsi="Times New Roman" w:cs="Times New Roman"/>
      <w:b/>
      <w:bCs/>
      <w:sz w:val="20"/>
      <w:szCs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558F9"/>
    <w:rPr>
      <w:rFonts w:ascii="Arial" w:hAnsi="Arial" w:cs="Arial"/>
      <w:b/>
      <w:bCs/>
      <w:kern w:val="32"/>
      <w:sz w:val="32"/>
      <w:szCs w:val="32"/>
      <w:lang w:val="en-GB" w:eastAsia="en-GB"/>
    </w:rPr>
  </w:style>
  <w:style w:type="character" w:customStyle="1" w:styleId="Heading2Char">
    <w:name w:val="Heading 2 Char"/>
    <w:link w:val="Heading2"/>
    <w:rsid w:val="006558F9"/>
    <w:rPr>
      <w:rFonts w:ascii="Arial" w:hAnsi="Arial" w:cs="Arial"/>
      <w:b/>
      <w:bCs/>
      <w:i/>
      <w:iCs/>
      <w:sz w:val="28"/>
      <w:szCs w:val="28"/>
      <w:lang w:val="en-GB" w:eastAsia="en-GB"/>
    </w:rPr>
  </w:style>
  <w:style w:type="character" w:customStyle="1" w:styleId="Heading3Char">
    <w:name w:val="Heading 3 Char"/>
    <w:link w:val="Heading3"/>
    <w:rsid w:val="006558F9"/>
    <w:rPr>
      <w:rFonts w:ascii="Arial" w:hAnsi="Arial" w:cs="Arial"/>
      <w:b/>
      <w:bCs/>
      <w:sz w:val="26"/>
      <w:szCs w:val="26"/>
      <w:lang w:val="en-GB" w:eastAsia="en-GB"/>
    </w:rPr>
  </w:style>
  <w:style w:type="character" w:customStyle="1" w:styleId="Heading4Char">
    <w:name w:val="Heading 4 Char"/>
    <w:link w:val="Heading4"/>
    <w:rsid w:val="006558F9"/>
    <w:rPr>
      <w:b/>
      <w:bCs/>
      <w:sz w:val="28"/>
      <w:szCs w:val="28"/>
      <w:lang w:val="en-GB" w:eastAsia="en-GB"/>
    </w:rPr>
  </w:style>
  <w:style w:type="character" w:customStyle="1" w:styleId="Heading5Char">
    <w:name w:val="Heading 5 Char"/>
    <w:link w:val="Heading5"/>
    <w:rsid w:val="006558F9"/>
    <w:rPr>
      <w:b/>
      <w:bCs/>
      <w:u w:val="single"/>
    </w:rPr>
  </w:style>
  <w:style w:type="paragraph" w:styleId="ListParagraph">
    <w:name w:val="List Paragraph"/>
    <w:basedOn w:val="Normal"/>
    <w:uiPriority w:val="34"/>
    <w:qFormat/>
    <w:rsid w:val="006558F9"/>
    <w:pPr>
      <w:ind w:left="720"/>
    </w:pPr>
  </w:style>
  <w:style w:type="character" w:customStyle="1" w:styleId="Style12">
    <w:name w:val="Style12"/>
    <w:uiPriority w:val="1"/>
    <w:rsid w:val="007867C0"/>
    <w:rPr>
      <w:rFonts w:ascii="Times New Roman" w:hAnsi="Times New Roman"/>
      <w:b/>
      <w:color w:val="auto"/>
      <w:sz w:val="16"/>
    </w:rPr>
  </w:style>
  <w:style w:type="character" w:customStyle="1" w:styleId="Style4">
    <w:name w:val="Style4"/>
    <w:rsid w:val="00D417C2"/>
    <w:rPr>
      <w:rFonts w:ascii="Times New Roman" w:hAnsi="Times New Roman"/>
      <w:color w:val="auto"/>
      <w:sz w:val="20"/>
    </w:rPr>
  </w:style>
  <w:style w:type="character" w:customStyle="1" w:styleId="Style7">
    <w:name w:val="Style7"/>
    <w:uiPriority w:val="1"/>
    <w:rsid w:val="00420E9A"/>
    <w:rPr>
      <w:rFonts w:ascii="Times New Roman" w:hAnsi="Times New Roman"/>
      <w:color w:val="auto"/>
      <w:sz w:val="22"/>
    </w:rPr>
  </w:style>
  <w:style w:type="character" w:customStyle="1" w:styleId="Style22">
    <w:name w:val="Style22"/>
    <w:uiPriority w:val="1"/>
    <w:rsid w:val="004E796F"/>
    <w:rPr>
      <w:rFonts w:ascii="Times New Roman" w:hAnsi="Times New Roman"/>
      <w:color w:val="000000"/>
      <w:sz w:val="22"/>
    </w:rPr>
  </w:style>
  <w:style w:type="character" w:customStyle="1" w:styleId="Style23">
    <w:name w:val="Style23"/>
    <w:uiPriority w:val="1"/>
    <w:rsid w:val="004E796F"/>
    <w:rPr>
      <w:rFonts w:ascii="Times New Roman" w:hAnsi="Times New Roman"/>
      <w:color w:val="auto"/>
      <w:sz w:val="20"/>
    </w:rPr>
  </w:style>
  <w:style w:type="character" w:customStyle="1" w:styleId="Style24">
    <w:name w:val="Style24"/>
    <w:uiPriority w:val="1"/>
    <w:rsid w:val="004E796F"/>
    <w:rPr>
      <w:rFonts w:ascii="Times New Roman" w:hAnsi="Times New Roman"/>
      <w:color w:val="000000"/>
      <w:sz w:val="20"/>
    </w:rPr>
  </w:style>
  <w:style w:type="character" w:customStyle="1" w:styleId="Style25">
    <w:name w:val="Style25"/>
    <w:uiPriority w:val="1"/>
    <w:rsid w:val="004E796F"/>
    <w:rPr>
      <w:rFonts w:ascii="Times New Roman" w:hAnsi="Times New Roman"/>
      <w:color w:val="000000"/>
      <w:sz w:val="20"/>
    </w:rPr>
  </w:style>
  <w:style w:type="character" w:customStyle="1" w:styleId="Style26">
    <w:name w:val="Style26"/>
    <w:uiPriority w:val="1"/>
    <w:rsid w:val="004E796F"/>
    <w:rPr>
      <w:rFonts w:ascii="Times New Roman" w:hAnsi="Times New Roman"/>
      <w:color w:val="000000"/>
      <w:sz w:val="20"/>
    </w:rPr>
  </w:style>
  <w:style w:type="character" w:customStyle="1" w:styleId="Style27">
    <w:name w:val="Style27"/>
    <w:uiPriority w:val="1"/>
    <w:rsid w:val="004E796F"/>
    <w:rPr>
      <w:rFonts w:ascii="Times New Roman" w:hAnsi="Times New Roman"/>
      <w:color w:val="000000"/>
      <w:sz w:val="20"/>
    </w:rPr>
  </w:style>
  <w:style w:type="character" w:customStyle="1" w:styleId="Style28">
    <w:name w:val="Style28"/>
    <w:uiPriority w:val="1"/>
    <w:rsid w:val="001B0127"/>
    <w:rPr>
      <w:rFonts w:ascii="Times New Roman" w:hAnsi="Times New Roman"/>
      <w:b/>
      <w:color w:val="000000"/>
      <w:sz w:val="20"/>
    </w:rPr>
  </w:style>
  <w:style w:type="character" w:customStyle="1" w:styleId="Style29">
    <w:name w:val="Style29"/>
    <w:uiPriority w:val="1"/>
    <w:rsid w:val="003B2E7E"/>
    <w:rPr>
      <w:rFonts w:ascii="Times New Roman" w:hAnsi="Times New Roman"/>
      <w:color w:val="auto"/>
      <w:sz w:val="20"/>
    </w:rPr>
  </w:style>
  <w:style w:type="character" w:customStyle="1" w:styleId="Style30">
    <w:name w:val="Style30"/>
    <w:uiPriority w:val="1"/>
    <w:rsid w:val="003B2E7E"/>
    <w:rPr>
      <w:rFonts w:ascii="Times New Roman" w:hAnsi="Times New Roman"/>
      <w:color w:val="auto"/>
      <w:sz w:val="22"/>
    </w:rPr>
  </w:style>
  <w:style w:type="character" w:customStyle="1" w:styleId="Style31">
    <w:name w:val="Style31"/>
    <w:uiPriority w:val="1"/>
    <w:rsid w:val="003B2E7E"/>
    <w:rPr>
      <w:rFonts w:ascii="Times New Roman" w:hAnsi="Times New Roman"/>
      <w:color w:val="auto"/>
      <w:sz w:val="22"/>
    </w:rPr>
  </w:style>
  <w:style w:type="character" w:customStyle="1" w:styleId="StyleTNR8Aut">
    <w:name w:val="Style TNR8 Aut"/>
    <w:uiPriority w:val="1"/>
    <w:qFormat/>
    <w:rsid w:val="004F71A4"/>
    <w:rPr>
      <w:rFonts w:ascii="Times New Roman" w:hAnsi="Times New Roman"/>
      <w:sz w:val="16"/>
    </w:rPr>
  </w:style>
  <w:style w:type="character" w:customStyle="1" w:styleId="TNR8aut">
    <w:name w:val="TNR 8 aut"/>
    <w:uiPriority w:val="1"/>
    <w:qFormat/>
    <w:rsid w:val="004F71A4"/>
    <w:rPr>
      <w:rFonts w:ascii="Times New Roman" w:hAnsi="Times New Roman"/>
      <w:color w:val="auto"/>
      <w:sz w:val="16"/>
    </w:rPr>
  </w:style>
  <w:style w:type="character" w:customStyle="1" w:styleId="Style32">
    <w:name w:val="Style32"/>
    <w:uiPriority w:val="1"/>
    <w:rsid w:val="003B2E7E"/>
    <w:rPr>
      <w:rFonts w:ascii="Times New Roman" w:hAnsi="Times New Roman"/>
      <w:b/>
      <w:color w:val="000000"/>
      <w:sz w:val="22"/>
    </w:rPr>
  </w:style>
  <w:style w:type="character" w:customStyle="1" w:styleId="Style33">
    <w:name w:val="Style33"/>
    <w:uiPriority w:val="1"/>
    <w:rsid w:val="003F7D5B"/>
    <w:rPr>
      <w:rFonts w:ascii="Times New Roman" w:hAnsi="Times New Roman"/>
      <w:color w:val="000000"/>
      <w:sz w:val="22"/>
    </w:rPr>
  </w:style>
  <w:style w:type="character" w:customStyle="1" w:styleId="Style35">
    <w:name w:val="Style35"/>
    <w:uiPriority w:val="1"/>
    <w:rsid w:val="00AD423A"/>
    <w:rPr>
      <w:rFonts w:ascii="Times New Roman" w:hAnsi="Times New Roman"/>
      <w:b/>
      <w:color w:val="auto"/>
      <w:sz w:val="20"/>
    </w:rPr>
  </w:style>
  <w:style w:type="character" w:customStyle="1" w:styleId="Style36">
    <w:name w:val="Style36"/>
    <w:uiPriority w:val="1"/>
    <w:rsid w:val="00A675CC"/>
    <w:rPr>
      <w:rFonts w:ascii="Times New Roman" w:hAnsi="Times New Roman"/>
      <w:color w:val="000000"/>
      <w:sz w:val="22"/>
    </w:rPr>
  </w:style>
  <w:style w:type="character" w:customStyle="1" w:styleId="Style37">
    <w:name w:val="Style37"/>
    <w:uiPriority w:val="1"/>
    <w:rsid w:val="00A675CC"/>
    <w:rPr>
      <w:rFonts w:ascii="Times New Roman" w:hAnsi="Times New Roman"/>
      <w:color w:val="000000"/>
      <w:sz w:val="22"/>
    </w:rPr>
  </w:style>
  <w:style w:type="character" w:customStyle="1" w:styleId="Style38">
    <w:name w:val="Style38"/>
    <w:uiPriority w:val="1"/>
    <w:rsid w:val="00A675CC"/>
    <w:rPr>
      <w:rFonts w:ascii="Times New Roman" w:hAnsi="Times New Roman"/>
      <w:color w:val="000000"/>
      <w:sz w:val="22"/>
    </w:rPr>
  </w:style>
  <w:style w:type="character" w:customStyle="1" w:styleId="Style1">
    <w:name w:val="Style1"/>
    <w:rsid w:val="002B4786"/>
    <w:rPr>
      <w:rFonts w:ascii="Times New Roman" w:hAnsi="Times New Roman"/>
      <w:color w:val="auto"/>
      <w:sz w:val="18"/>
    </w:rPr>
  </w:style>
  <w:style w:type="character" w:customStyle="1" w:styleId="Style5">
    <w:name w:val="Style5"/>
    <w:rsid w:val="00D417C2"/>
    <w:rPr>
      <w:rFonts w:ascii="Times New Roman" w:hAnsi="Times New Roman"/>
      <w:color w:val="auto"/>
      <w:sz w:val="18"/>
    </w:rPr>
  </w:style>
  <w:style w:type="character" w:customStyle="1" w:styleId="Style2">
    <w:name w:val="Style2"/>
    <w:rsid w:val="000F18A2"/>
    <w:rPr>
      <w:rFonts w:ascii="Times New Roman" w:hAnsi="Times New Roman"/>
      <w:color w:val="auto"/>
      <w:sz w:val="20"/>
    </w:rPr>
  </w:style>
  <w:style w:type="character" w:customStyle="1" w:styleId="Style3">
    <w:name w:val="Style3"/>
    <w:rsid w:val="00D417C2"/>
    <w:rPr>
      <w:rFonts w:ascii="Times New Roman" w:hAnsi="Times New Roman"/>
      <w:color w:val="auto"/>
      <w:sz w:val="20"/>
    </w:rPr>
  </w:style>
  <w:style w:type="character" w:customStyle="1" w:styleId="Style6">
    <w:name w:val="Style6"/>
    <w:rsid w:val="00D417C2"/>
    <w:rPr>
      <w:rFonts w:ascii="Times New Roman" w:hAnsi="Times New Roman"/>
      <w:color w:val="auto"/>
      <w:sz w:val="18"/>
    </w:rPr>
  </w:style>
  <w:style w:type="character" w:customStyle="1" w:styleId="Style18">
    <w:name w:val="Style18"/>
    <w:uiPriority w:val="1"/>
    <w:rsid w:val="004E796F"/>
    <w:rPr>
      <w:rFonts w:ascii="Times New Roman" w:hAnsi="Times New Roman"/>
      <w:b/>
      <w:color w:val="auto"/>
      <w:sz w:val="22"/>
    </w:rPr>
  </w:style>
  <w:style w:type="character" w:customStyle="1" w:styleId="Style19">
    <w:name w:val="Style19"/>
    <w:uiPriority w:val="1"/>
    <w:rsid w:val="004E796F"/>
    <w:rPr>
      <w:rFonts w:ascii="Times New Roman" w:hAnsi="Times New Roman"/>
      <w:b/>
      <w:color w:val="000000"/>
      <w:sz w:val="22"/>
    </w:rPr>
  </w:style>
  <w:style w:type="character" w:customStyle="1" w:styleId="Style8">
    <w:name w:val="Style8"/>
    <w:uiPriority w:val="1"/>
    <w:rsid w:val="00420E9A"/>
    <w:rPr>
      <w:rFonts w:ascii="Times New Roman" w:hAnsi="Times New Roman"/>
      <w:color w:val="000000"/>
      <w:sz w:val="22"/>
    </w:rPr>
  </w:style>
  <w:style w:type="character" w:customStyle="1" w:styleId="Style9">
    <w:name w:val="Style9"/>
    <w:uiPriority w:val="1"/>
    <w:rsid w:val="004E796F"/>
    <w:rPr>
      <w:rFonts w:ascii="Times New Roman" w:hAnsi="Times New Roman"/>
      <w:b/>
      <w:color w:val="000000"/>
      <w:sz w:val="22"/>
    </w:rPr>
  </w:style>
  <w:style w:type="character" w:customStyle="1" w:styleId="Style10">
    <w:name w:val="Style10"/>
    <w:uiPriority w:val="1"/>
    <w:rsid w:val="004E796F"/>
    <w:rPr>
      <w:rFonts w:ascii="Times New Roman" w:hAnsi="Times New Roman"/>
      <w:b/>
      <w:color w:val="000000"/>
      <w:sz w:val="22"/>
    </w:rPr>
  </w:style>
  <w:style w:type="character" w:customStyle="1" w:styleId="Style11">
    <w:name w:val="Style11"/>
    <w:uiPriority w:val="1"/>
    <w:rsid w:val="004E796F"/>
    <w:rPr>
      <w:rFonts w:ascii="Times New Roman" w:hAnsi="Times New Roman"/>
      <w:color w:val="000000"/>
      <w:sz w:val="20"/>
    </w:rPr>
  </w:style>
  <w:style w:type="character" w:customStyle="1" w:styleId="Style20">
    <w:name w:val="Style20"/>
    <w:uiPriority w:val="1"/>
    <w:rsid w:val="004E796F"/>
    <w:rPr>
      <w:rFonts w:ascii="Times New Roman" w:hAnsi="Times New Roman"/>
      <w:color w:val="000000"/>
      <w:sz w:val="20"/>
    </w:rPr>
  </w:style>
  <w:style w:type="character" w:customStyle="1" w:styleId="Style21">
    <w:name w:val="Style21"/>
    <w:uiPriority w:val="1"/>
    <w:rsid w:val="004E796F"/>
    <w:rPr>
      <w:rFonts w:ascii="Times New Roman" w:hAnsi="Times New Roman"/>
      <w:color w:val="000000"/>
      <w:sz w:val="22"/>
    </w:rPr>
  </w:style>
  <w:style w:type="character" w:customStyle="1" w:styleId="Style53">
    <w:name w:val="Style53"/>
    <w:uiPriority w:val="1"/>
    <w:rsid w:val="00D47F70"/>
    <w:rPr>
      <w:rFonts w:ascii="Times New Roman Bold" w:hAnsi="Times New Roman Bold"/>
      <w:b/>
      <w:caps/>
      <w:smallCaps w:val="0"/>
      <w:color w:val="auto"/>
      <w:sz w:val="22"/>
    </w:rPr>
  </w:style>
  <w:style w:type="character" w:customStyle="1" w:styleId="Style54">
    <w:name w:val="Style54"/>
    <w:uiPriority w:val="1"/>
    <w:rsid w:val="00D47F70"/>
    <w:rPr>
      <w:rFonts w:ascii="Times New Roman" w:hAnsi="Times New Roman"/>
      <w:color w:val="auto"/>
      <w:sz w:val="22"/>
    </w:rPr>
  </w:style>
  <w:style w:type="character" w:customStyle="1" w:styleId="Style13">
    <w:name w:val="Style13"/>
    <w:uiPriority w:val="1"/>
    <w:rsid w:val="004E796F"/>
    <w:rPr>
      <w:rFonts w:ascii="Times New Roman" w:hAnsi="Times New Roman"/>
      <w:color w:val="000000"/>
      <w:sz w:val="20"/>
    </w:rPr>
  </w:style>
  <w:style w:type="character" w:customStyle="1" w:styleId="Style55">
    <w:name w:val="Style55"/>
    <w:uiPriority w:val="1"/>
    <w:rsid w:val="000852FE"/>
    <w:rPr>
      <w:rFonts w:ascii="Times New Roman" w:hAnsi="Times New Roman"/>
      <w:color w:val="auto"/>
      <w:sz w:val="22"/>
    </w:rPr>
  </w:style>
  <w:style w:type="character" w:customStyle="1" w:styleId="Style56">
    <w:name w:val="Style56"/>
    <w:uiPriority w:val="1"/>
    <w:rsid w:val="000852FE"/>
    <w:rPr>
      <w:rFonts w:ascii="Times New Roman" w:hAnsi="Times New Roman"/>
      <w:sz w:val="22"/>
    </w:rPr>
  </w:style>
  <w:style w:type="character" w:customStyle="1" w:styleId="Style57">
    <w:name w:val="Style57"/>
    <w:uiPriority w:val="1"/>
    <w:rsid w:val="000852FE"/>
    <w:rPr>
      <w:rFonts w:ascii="Times New Roman" w:hAnsi="Times New Roman"/>
      <w:color w:val="808080"/>
      <w:sz w:val="18"/>
    </w:rPr>
  </w:style>
  <w:style w:type="character" w:customStyle="1" w:styleId="Style15">
    <w:name w:val="Style15"/>
    <w:uiPriority w:val="1"/>
    <w:rsid w:val="004E796F"/>
    <w:rPr>
      <w:rFonts w:ascii="Arial Narrow" w:hAnsi="Arial Narrow"/>
      <w:color w:val="000000"/>
      <w:sz w:val="18"/>
    </w:rPr>
  </w:style>
  <w:style w:type="character" w:customStyle="1" w:styleId="Style14">
    <w:name w:val="Style14"/>
    <w:uiPriority w:val="1"/>
    <w:rsid w:val="004E796F"/>
    <w:rPr>
      <w:rFonts w:ascii="Arial Narrow" w:hAnsi="Arial Narrow"/>
      <w:color w:val="000000"/>
      <w:sz w:val="20"/>
    </w:rPr>
  </w:style>
  <w:style w:type="character" w:customStyle="1" w:styleId="Style16">
    <w:name w:val="Style16"/>
    <w:uiPriority w:val="1"/>
    <w:rsid w:val="007867C0"/>
    <w:rPr>
      <w:rFonts w:ascii="Times New Roman" w:hAnsi="Times New Roman"/>
      <w:color w:val="auto"/>
      <w:sz w:val="18"/>
    </w:rPr>
  </w:style>
  <w:style w:type="character" w:customStyle="1" w:styleId="Style17">
    <w:name w:val="Style17"/>
    <w:uiPriority w:val="1"/>
    <w:rsid w:val="007867C0"/>
    <w:rPr>
      <w:rFonts w:ascii="Times New Roman" w:hAnsi="Times New Roman"/>
      <w:color w:val="auto"/>
      <w:sz w:val="20"/>
    </w:rPr>
  </w:style>
  <w:style w:type="character" w:customStyle="1" w:styleId="Style34">
    <w:name w:val="Style34"/>
    <w:uiPriority w:val="1"/>
    <w:rsid w:val="003F7D5B"/>
    <w:rPr>
      <w:rFonts w:ascii="Times New Roman" w:hAnsi="Times New Roman"/>
      <w:color w:val="000000"/>
      <w:sz w:val="22"/>
    </w:rPr>
  </w:style>
  <w:style w:type="character" w:customStyle="1" w:styleId="Style39">
    <w:name w:val="Style39"/>
    <w:uiPriority w:val="1"/>
    <w:rsid w:val="00A675CC"/>
    <w:rPr>
      <w:rFonts w:ascii="Times New Roman" w:hAnsi="Times New Roman"/>
      <w:color w:val="000000"/>
      <w:sz w:val="22"/>
    </w:rPr>
  </w:style>
  <w:style w:type="character" w:customStyle="1" w:styleId="Style40">
    <w:name w:val="Style40"/>
    <w:uiPriority w:val="1"/>
    <w:rsid w:val="00332AF4"/>
    <w:rPr>
      <w:rFonts w:ascii="Times New Roman" w:hAnsi="Times New Roman"/>
      <w:color w:val="000000"/>
      <w:sz w:val="22"/>
    </w:rPr>
  </w:style>
  <w:style w:type="character" w:customStyle="1" w:styleId="Style41">
    <w:name w:val="Style41"/>
    <w:uiPriority w:val="1"/>
    <w:rsid w:val="00332AF4"/>
    <w:rPr>
      <w:rFonts w:ascii="Times New Roman" w:hAnsi="Times New Roman"/>
      <w:color w:val="000000"/>
      <w:sz w:val="22"/>
    </w:rPr>
  </w:style>
  <w:style w:type="character" w:customStyle="1" w:styleId="Style42">
    <w:name w:val="Style42"/>
    <w:uiPriority w:val="1"/>
    <w:rsid w:val="00A675CC"/>
    <w:rPr>
      <w:rFonts w:ascii="Times New Roman" w:hAnsi="Times New Roman"/>
      <w:color w:val="000000"/>
      <w:sz w:val="22"/>
    </w:rPr>
  </w:style>
  <w:style w:type="character" w:customStyle="1" w:styleId="Style43">
    <w:name w:val="Style43"/>
    <w:uiPriority w:val="1"/>
    <w:rsid w:val="00332AF4"/>
    <w:rPr>
      <w:rFonts w:ascii="Times New Roman" w:hAnsi="Times New Roman"/>
      <w:color w:val="000000"/>
      <w:sz w:val="22"/>
    </w:rPr>
  </w:style>
  <w:style w:type="character" w:customStyle="1" w:styleId="Style44">
    <w:name w:val="Style44"/>
    <w:uiPriority w:val="1"/>
    <w:rsid w:val="00332AF4"/>
    <w:rPr>
      <w:rFonts w:ascii="Times New Roman" w:hAnsi="Times New Roman"/>
      <w:color w:val="000000"/>
      <w:sz w:val="22"/>
    </w:rPr>
  </w:style>
  <w:style w:type="character" w:customStyle="1" w:styleId="Style45">
    <w:name w:val="Style45"/>
    <w:uiPriority w:val="1"/>
    <w:rsid w:val="00AD423A"/>
    <w:rPr>
      <w:rFonts w:ascii="Times New Roman" w:hAnsi="Times New Roman"/>
      <w:color w:val="000000"/>
      <w:sz w:val="20"/>
    </w:rPr>
  </w:style>
  <w:style w:type="character" w:customStyle="1" w:styleId="Style46">
    <w:name w:val="Style46"/>
    <w:uiPriority w:val="1"/>
    <w:rsid w:val="00AD423A"/>
    <w:rPr>
      <w:rFonts w:ascii="Times New Roman" w:hAnsi="Times New Roman"/>
      <w:color w:val="000000"/>
      <w:sz w:val="20"/>
    </w:rPr>
  </w:style>
  <w:style w:type="character" w:styleId="FootnoteReference">
    <w:name w:val="footnote reference"/>
    <w:aliases w:val="Footnotes refss,BVI fnr,ftref,16 Point,Superscript 6 Point,nota pié di pagina,Times 10 Point,Exposant 3 Point,Footnote symbol,Footnote reference number,EN Footnote Reference,note TESI,Error-Fußnotenzeichen5,BVI fnr Char Char"/>
    <w:uiPriority w:val="99"/>
    <w:rsid w:val="00D50F13"/>
    <w:rPr>
      <w:vertAlign w:val="superscript"/>
    </w:rPr>
  </w:style>
  <w:style w:type="paragraph" w:customStyle="1" w:styleId="COEFootnote">
    <w:name w:val="COE_Footnote"/>
    <w:basedOn w:val="Normal"/>
    <w:next w:val="Normal"/>
    <w:link w:val="COEFootnoteChar"/>
    <w:rsid w:val="00D50F13"/>
    <w:pPr>
      <w:spacing w:after="100" w:afterAutospacing="1"/>
      <w:jc w:val="both"/>
    </w:pPr>
    <w:rPr>
      <w:rFonts w:ascii="Verdana" w:hAnsi="Verdana" w:cs="Times New Roman"/>
      <w:i/>
      <w:sz w:val="20"/>
      <w:szCs w:val="24"/>
      <w:lang w:val="fr-FR" w:eastAsia="fr-FR"/>
    </w:rPr>
  </w:style>
  <w:style w:type="character" w:customStyle="1" w:styleId="COEFootnoteChar">
    <w:name w:val="COE_Footnote Char"/>
    <w:link w:val="COEFootnote"/>
    <w:rsid w:val="00D50F13"/>
    <w:rPr>
      <w:rFonts w:ascii="Verdana" w:hAnsi="Verdana"/>
      <w:i/>
      <w:szCs w:val="24"/>
      <w:lang w:val="fr-FR" w:eastAsia="fr-FR"/>
    </w:rPr>
  </w:style>
  <w:style w:type="character" w:styleId="PlaceholderText">
    <w:name w:val="Placeholder Text"/>
    <w:uiPriority w:val="99"/>
    <w:semiHidden/>
    <w:rsid w:val="00D04381"/>
    <w:rPr>
      <w:color w:val="808080"/>
    </w:rPr>
  </w:style>
  <w:style w:type="paragraph" w:styleId="BalloonText">
    <w:name w:val="Balloon Text"/>
    <w:basedOn w:val="Normal"/>
    <w:link w:val="BalloonTextChar"/>
    <w:uiPriority w:val="99"/>
    <w:semiHidden/>
    <w:unhideWhenUsed/>
    <w:rsid w:val="00D04381"/>
    <w:rPr>
      <w:rFonts w:ascii="Tahoma" w:hAnsi="Tahoma" w:cs="Tahoma"/>
      <w:sz w:val="16"/>
      <w:szCs w:val="16"/>
    </w:rPr>
  </w:style>
  <w:style w:type="character" w:customStyle="1" w:styleId="BalloonTextChar">
    <w:name w:val="Balloon Text Char"/>
    <w:link w:val="BalloonText"/>
    <w:uiPriority w:val="99"/>
    <w:semiHidden/>
    <w:rsid w:val="00D04381"/>
    <w:rPr>
      <w:rFonts w:ascii="Tahoma" w:hAnsi="Tahoma" w:cs="Tahoma"/>
      <w:sz w:val="16"/>
      <w:szCs w:val="16"/>
      <w:lang w:val="en-GB" w:eastAsia="en-GB"/>
    </w:rPr>
  </w:style>
  <w:style w:type="table" w:styleId="TableGrid">
    <w:name w:val="Table Grid"/>
    <w:basedOn w:val="TableNormal"/>
    <w:uiPriority w:val="59"/>
    <w:rsid w:val="00CA6E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47">
    <w:name w:val="Style47"/>
    <w:uiPriority w:val="1"/>
    <w:rsid w:val="002336A0"/>
    <w:rPr>
      <w:rFonts w:ascii="Arial Narrow" w:hAnsi="Arial Narrow"/>
      <w:color w:val="auto"/>
      <w:sz w:val="18"/>
    </w:rPr>
  </w:style>
  <w:style w:type="character" w:customStyle="1" w:styleId="Style48">
    <w:name w:val="Style48"/>
    <w:uiPriority w:val="1"/>
    <w:rsid w:val="00EF66B8"/>
    <w:rPr>
      <w:rFonts w:ascii="Arial Narrow" w:hAnsi="Arial Narrow"/>
      <w:color w:val="auto"/>
      <w:sz w:val="18"/>
    </w:rPr>
  </w:style>
  <w:style w:type="character" w:customStyle="1" w:styleId="Style49">
    <w:name w:val="Style49"/>
    <w:uiPriority w:val="1"/>
    <w:rsid w:val="004E7D01"/>
    <w:rPr>
      <w:rFonts w:ascii="Arial Narrow" w:hAnsi="Arial Narrow"/>
      <w:color w:val="auto"/>
      <w:sz w:val="18"/>
    </w:rPr>
  </w:style>
  <w:style w:type="paragraph" w:styleId="Header">
    <w:name w:val="header"/>
    <w:basedOn w:val="Normal"/>
    <w:link w:val="HeaderChar"/>
    <w:uiPriority w:val="99"/>
    <w:unhideWhenUsed/>
    <w:rsid w:val="004E7D01"/>
    <w:pPr>
      <w:tabs>
        <w:tab w:val="center" w:pos="4680"/>
        <w:tab w:val="right" w:pos="9360"/>
      </w:tabs>
    </w:pPr>
  </w:style>
  <w:style w:type="character" w:customStyle="1" w:styleId="HeaderChar">
    <w:name w:val="Header Char"/>
    <w:link w:val="Header"/>
    <w:uiPriority w:val="99"/>
    <w:rsid w:val="004E7D01"/>
    <w:rPr>
      <w:rFonts w:ascii="Arial" w:hAnsi="Arial" w:cs="Arial"/>
      <w:sz w:val="22"/>
      <w:szCs w:val="22"/>
      <w:lang w:val="en-GB" w:eastAsia="en-GB"/>
    </w:rPr>
  </w:style>
  <w:style w:type="paragraph" w:styleId="Footer">
    <w:name w:val="footer"/>
    <w:basedOn w:val="Normal"/>
    <w:link w:val="FooterChar"/>
    <w:uiPriority w:val="99"/>
    <w:unhideWhenUsed/>
    <w:rsid w:val="004E7D01"/>
    <w:pPr>
      <w:tabs>
        <w:tab w:val="center" w:pos="4680"/>
        <w:tab w:val="right" w:pos="9360"/>
      </w:tabs>
    </w:pPr>
  </w:style>
  <w:style w:type="character" w:customStyle="1" w:styleId="FooterChar">
    <w:name w:val="Footer Char"/>
    <w:link w:val="Footer"/>
    <w:uiPriority w:val="99"/>
    <w:rsid w:val="004E7D01"/>
    <w:rPr>
      <w:rFonts w:ascii="Arial" w:hAnsi="Arial" w:cs="Arial"/>
      <w:sz w:val="22"/>
      <w:szCs w:val="22"/>
      <w:lang w:val="en-GB" w:eastAsia="en-GB"/>
    </w:rPr>
  </w:style>
  <w:style w:type="character" w:customStyle="1" w:styleId="Style50">
    <w:name w:val="Style50"/>
    <w:uiPriority w:val="1"/>
    <w:rsid w:val="009E55DF"/>
    <w:rPr>
      <w:rFonts w:ascii="Arial Narrow" w:hAnsi="Arial Narrow"/>
      <w:color w:val="auto"/>
      <w:sz w:val="18"/>
    </w:rPr>
  </w:style>
  <w:style w:type="character" w:customStyle="1" w:styleId="Style51">
    <w:name w:val="Style51"/>
    <w:uiPriority w:val="1"/>
    <w:rsid w:val="009E55DF"/>
    <w:rPr>
      <w:rFonts w:ascii="Arial Narrow" w:hAnsi="Arial Narrow"/>
      <w:color w:val="000000"/>
      <w:sz w:val="18"/>
    </w:rPr>
  </w:style>
  <w:style w:type="character" w:customStyle="1" w:styleId="Style52">
    <w:name w:val="Style52"/>
    <w:uiPriority w:val="1"/>
    <w:rsid w:val="006B2D7D"/>
    <w:rPr>
      <w:rFonts w:ascii="Arial Narrow" w:hAnsi="Arial Narrow"/>
      <w:color w:val="auto"/>
      <w:sz w:val="18"/>
    </w:rPr>
  </w:style>
  <w:style w:type="character" w:customStyle="1" w:styleId="Style58">
    <w:name w:val="Style58"/>
    <w:uiPriority w:val="1"/>
    <w:rsid w:val="00C57EAD"/>
    <w:rPr>
      <w:rFonts w:ascii="Arial Narrow" w:hAnsi="Arial Narrow"/>
      <w:b/>
      <w:color w:val="000000"/>
      <w:sz w:val="18"/>
    </w:rPr>
  </w:style>
  <w:style w:type="character" w:customStyle="1" w:styleId="Style59">
    <w:name w:val="Style59"/>
    <w:uiPriority w:val="1"/>
    <w:rsid w:val="00B74DC5"/>
    <w:rPr>
      <w:rFonts w:ascii="Arial Narrow" w:hAnsi="Arial Narrow"/>
      <w:color w:val="000000"/>
      <w:sz w:val="18"/>
    </w:rPr>
  </w:style>
  <w:style w:type="character" w:customStyle="1" w:styleId="Style60">
    <w:name w:val="Style60"/>
    <w:uiPriority w:val="1"/>
    <w:rsid w:val="00B74DC5"/>
    <w:rPr>
      <w:rFonts w:ascii="Arial Narrow" w:hAnsi="Arial Narrow"/>
      <w:b/>
      <w:color w:val="000000"/>
      <w:sz w:val="20"/>
    </w:rPr>
  </w:style>
  <w:style w:type="character" w:customStyle="1" w:styleId="Style61">
    <w:name w:val="Style61"/>
    <w:uiPriority w:val="1"/>
    <w:rsid w:val="0083377F"/>
    <w:rPr>
      <w:rFonts w:ascii="Arial Narrow" w:hAnsi="Arial Narrow"/>
      <w:b/>
      <w:color w:val="000000"/>
      <w:sz w:val="20"/>
    </w:rPr>
  </w:style>
  <w:style w:type="character" w:customStyle="1" w:styleId="Style62">
    <w:name w:val="Style62"/>
    <w:uiPriority w:val="1"/>
    <w:rsid w:val="00D73100"/>
    <w:rPr>
      <w:rFonts w:ascii="Arial Narrow" w:hAnsi="Arial Narrow"/>
      <w:color w:val="auto"/>
      <w:sz w:val="20"/>
    </w:rPr>
  </w:style>
  <w:style w:type="character" w:customStyle="1" w:styleId="Style63">
    <w:name w:val="Style63"/>
    <w:uiPriority w:val="1"/>
    <w:rsid w:val="002C6F98"/>
    <w:rPr>
      <w:rFonts w:ascii="Arial Narrow" w:hAnsi="Arial Narrow"/>
      <w:color w:val="000000"/>
      <w:sz w:val="16"/>
    </w:rPr>
  </w:style>
  <w:style w:type="paragraph" w:customStyle="1" w:styleId="TemplateHeading">
    <w:name w:val="Template Heading"/>
    <w:basedOn w:val="Normal"/>
    <w:qFormat/>
    <w:rsid w:val="0039258A"/>
    <w:rPr>
      <w:rFonts w:ascii="Arial Narrow" w:hAnsi="Arial Narrow"/>
      <w:b/>
      <w:sz w:val="18"/>
    </w:rPr>
  </w:style>
  <w:style w:type="paragraph" w:customStyle="1" w:styleId="TemplateText">
    <w:name w:val="Template Text"/>
    <w:basedOn w:val="TemplateHeading"/>
    <w:qFormat/>
    <w:rsid w:val="0039258A"/>
    <w:rPr>
      <w:b w:val="0"/>
    </w:rPr>
  </w:style>
  <w:style w:type="numbering" w:customStyle="1" w:styleId="TemplateList">
    <w:name w:val="Template List"/>
    <w:basedOn w:val="NoList"/>
    <w:uiPriority w:val="99"/>
    <w:rsid w:val="0039258A"/>
    <w:pPr>
      <w:numPr>
        <w:numId w:val="1"/>
      </w:numPr>
    </w:pPr>
  </w:style>
  <w:style w:type="character" w:customStyle="1" w:styleId="Style64">
    <w:name w:val="Style64"/>
    <w:uiPriority w:val="1"/>
    <w:rsid w:val="00892D73"/>
    <w:rPr>
      <w:rFonts w:ascii="Arial Narrow" w:hAnsi="Arial Narrow"/>
      <w:color w:val="auto"/>
      <w:sz w:val="18"/>
    </w:rPr>
  </w:style>
  <w:style w:type="character" w:customStyle="1" w:styleId="Style65">
    <w:name w:val="Style65"/>
    <w:uiPriority w:val="1"/>
    <w:rsid w:val="00EE1D09"/>
    <w:rPr>
      <w:rFonts w:ascii="Arial Narrow" w:hAnsi="Arial Narrow"/>
      <w:color w:val="000000"/>
      <w:sz w:val="20"/>
    </w:rPr>
  </w:style>
  <w:style w:type="character" w:customStyle="1" w:styleId="Style66">
    <w:name w:val="Style66"/>
    <w:uiPriority w:val="1"/>
    <w:rsid w:val="00E56FDA"/>
    <w:rPr>
      <w:rFonts w:ascii="Arial Narrow" w:hAnsi="Arial Narrow"/>
      <w:color w:val="000000"/>
      <w:sz w:val="18"/>
    </w:rPr>
  </w:style>
  <w:style w:type="character" w:customStyle="1" w:styleId="TemplateTextAN10">
    <w:name w:val="Template Text AN10"/>
    <w:uiPriority w:val="1"/>
    <w:rsid w:val="0001537A"/>
    <w:rPr>
      <w:rFonts w:ascii="Arial Narrow" w:hAnsi="Arial Narrow"/>
      <w:color w:val="000000"/>
      <w:sz w:val="20"/>
    </w:rPr>
  </w:style>
  <w:style w:type="character" w:customStyle="1" w:styleId="Style67">
    <w:name w:val="Style67"/>
    <w:uiPriority w:val="1"/>
    <w:rsid w:val="002A2C42"/>
    <w:rPr>
      <w:rFonts w:ascii="Arial Narrow" w:hAnsi="Arial Narrow"/>
      <w:color w:val="auto"/>
      <w:sz w:val="18"/>
    </w:rPr>
  </w:style>
  <w:style w:type="character" w:customStyle="1" w:styleId="Style68">
    <w:name w:val="Style68"/>
    <w:uiPriority w:val="1"/>
    <w:rsid w:val="002A2C42"/>
    <w:rPr>
      <w:rFonts w:ascii="Arial Narrow" w:hAnsi="Arial Narrow"/>
      <w:color w:val="000000"/>
      <w:sz w:val="18"/>
    </w:rPr>
  </w:style>
  <w:style w:type="character" w:customStyle="1" w:styleId="Style69">
    <w:name w:val="Style69"/>
    <w:uiPriority w:val="1"/>
    <w:rsid w:val="0082549E"/>
    <w:rPr>
      <w:rFonts w:ascii="Arial Narrow" w:hAnsi="Arial Narrow"/>
      <w:color w:val="auto"/>
      <w:sz w:val="20"/>
    </w:rPr>
  </w:style>
  <w:style w:type="character" w:customStyle="1" w:styleId="Style70">
    <w:name w:val="Style70"/>
    <w:uiPriority w:val="1"/>
    <w:rsid w:val="000841B9"/>
    <w:rPr>
      <w:rFonts w:ascii="Arial Narrow" w:hAnsi="Arial Narrow"/>
      <w:color w:val="000000"/>
      <w:sz w:val="18"/>
    </w:rPr>
  </w:style>
  <w:style w:type="character" w:styleId="CommentReference">
    <w:name w:val="annotation reference"/>
    <w:uiPriority w:val="99"/>
    <w:unhideWhenUsed/>
    <w:rsid w:val="008A486B"/>
    <w:rPr>
      <w:sz w:val="16"/>
      <w:szCs w:val="16"/>
    </w:rPr>
  </w:style>
  <w:style w:type="paragraph" w:styleId="CommentText">
    <w:name w:val="annotation text"/>
    <w:basedOn w:val="Normal"/>
    <w:link w:val="CommentTextChar"/>
    <w:uiPriority w:val="99"/>
    <w:unhideWhenUsed/>
    <w:rsid w:val="008A486B"/>
    <w:rPr>
      <w:sz w:val="20"/>
      <w:szCs w:val="20"/>
    </w:rPr>
  </w:style>
  <w:style w:type="character" w:customStyle="1" w:styleId="CommentTextChar">
    <w:name w:val="Comment Text Char"/>
    <w:link w:val="CommentText"/>
    <w:uiPriority w:val="99"/>
    <w:rsid w:val="008A486B"/>
    <w:rPr>
      <w:rFonts w:ascii="Arial" w:hAnsi="Arial" w:cs="Arial"/>
      <w:lang w:val="en-GB" w:eastAsia="en-GB"/>
    </w:rPr>
  </w:style>
  <w:style w:type="paragraph" w:styleId="CommentSubject">
    <w:name w:val="annotation subject"/>
    <w:basedOn w:val="CommentText"/>
    <w:next w:val="CommentText"/>
    <w:link w:val="CommentSubjectChar"/>
    <w:uiPriority w:val="99"/>
    <w:semiHidden/>
    <w:unhideWhenUsed/>
    <w:rsid w:val="008A486B"/>
    <w:rPr>
      <w:b/>
      <w:bCs/>
    </w:rPr>
  </w:style>
  <w:style w:type="character" w:customStyle="1" w:styleId="CommentSubjectChar">
    <w:name w:val="Comment Subject Char"/>
    <w:link w:val="CommentSubject"/>
    <w:uiPriority w:val="99"/>
    <w:semiHidden/>
    <w:rsid w:val="008A486B"/>
    <w:rPr>
      <w:rFonts w:ascii="Arial" w:hAnsi="Arial" w:cs="Arial"/>
      <w:b/>
      <w:bCs/>
      <w:lang w:val="en-GB" w:eastAsia="en-GB"/>
    </w:rPr>
  </w:style>
  <w:style w:type="paragraph" w:styleId="Revision">
    <w:name w:val="Revision"/>
    <w:hidden/>
    <w:uiPriority w:val="99"/>
    <w:semiHidden/>
    <w:rsid w:val="005A6974"/>
    <w:rPr>
      <w:rFonts w:ascii="Arial" w:hAnsi="Arial" w:cs="Arial"/>
      <w:sz w:val="22"/>
      <w:szCs w:val="22"/>
      <w:lang w:val="en-GB" w:eastAsia="en-GB"/>
    </w:rPr>
  </w:style>
  <w:style w:type="paragraph" w:styleId="FootnoteText">
    <w:name w:val="footnote text"/>
    <w:basedOn w:val="Normal"/>
    <w:link w:val="FootnoteTextChar"/>
    <w:uiPriority w:val="99"/>
    <w:semiHidden/>
    <w:unhideWhenUsed/>
    <w:rsid w:val="00411D3E"/>
    <w:rPr>
      <w:sz w:val="20"/>
      <w:szCs w:val="20"/>
    </w:rPr>
  </w:style>
  <w:style w:type="character" w:customStyle="1" w:styleId="FootnoteTextChar">
    <w:name w:val="Footnote Text Char"/>
    <w:link w:val="FootnoteText"/>
    <w:uiPriority w:val="99"/>
    <w:semiHidden/>
    <w:rsid w:val="00411D3E"/>
    <w:rPr>
      <w:rFonts w:ascii="Arial" w:hAnsi="Arial" w:cs="Arial"/>
      <w:lang w:val="en-GB" w:eastAsia="en-GB"/>
    </w:rPr>
  </w:style>
  <w:style w:type="character" w:styleId="Hyperlink">
    <w:name w:val="Hyperlink"/>
    <w:uiPriority w:val="99"/>
    <w:unhideWhenUsed/>
    <w:rsid w:val="00951BB3"/>
    <w:rPr>
      <w:color w:val="0000FF"/>
      <w:u w:val="single"/>
    </w:rPr>
  </w:style>
  <w:style w:type="character" w:styleId="UnresolvedMention">
    <w:name w:val="Unresolved Mention"/>
    <w:basedOn w:val="DefaultParagraphFont"/>
    <w:uiPriority w:val="99"/>
    <w:semiHidden/>
    <w:unhideWhenUsed/>
    <w:rsid w:val="004E2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8220">
      <w:bodyDiv w:val="1"/>
      <w:marLeft w:val="0"/>
      <w:marRight w:val="0"/>
      <w:marTop w:val="0"/>
      <w:marBottom w:val="0"/>
      <w:divBdr>
        <w:top w:val="none" w:sz="0" w:space="0" w:color="auto"/>
        <w:left w:val="none" w:sz="0" w:space="0" w:color="auto"/>
        <w:bottom w:val="none" w:sz="0" w:space="0" w:color="auto"/>
        <w:right w:val="none" w:sz="0" w:space="0" w:color="auto"/>
      </w:divBdr>
    </w:div>
    <w:div w:id="205795208">
      <w:bodyDiv w:val="1"/>
      <w:marLeft w:val="0"/>
      <w:marRight w:val="0"/>
      <w:marTop w:val="0"/>
      <w:marBottom w:val="0"/>
      <w:divBdr>
        <w:top w:val="none" w:sz="0" w:space="0" w:color="auto"/>
        <w:left w:val="none" w:sz="0" w:space="0" w:color="auto"/>
        <w:bottom w:val="none" w:sz="0" w:space="0" w:color="auto"/>
        <w:right w:val="none" w:sz="0" w:space="0" w:color="auto"/>
      </w:divBdr>
    </w:div>
    <w:div w:id="461462624">
      <w:bodyDiv w:val="1"/>
      <w:marLeft w:val="0"/>
      <w:marRight w:val="0"/>
      <w:marTop w:val="0"/>
      <w:marBottom w:val="0"/>
      <w:divBdr>
        <w:top w:val="none" w:sz="0" w:space="0" w:color="auto"/>
        <w:left w:val="none" w:sz="0" w:space="0" w:color="auto"/>
        <w:bottom w:val="none" w:sz="0" w:space="0" w:color="auto"/>
        <w:right w:val="none" w:sz="0" w:space="0" w:color="auto"/>
      </w:divBdr>
    </w:div>
    <w:div w:id="586236708">
      <w:bodyDiv w:val="1"/>
      <w:marLeft w:val="0"/>
      <w:marRight w:val="0"/>
      <w:marTop w:val="0"/>
      <w:marBottom w:val="0"/>
      <w:divBdr>
        <w:top w:val="none" w:sz="0" w:space="0" w:color="auto"/>
        <w:left w:val="none" w:sz="0" w:space="0" w:color="auto"/>
        <w:bottom w:val="none" w:sz="0" w:space="0" w:color="auto"/>
        <w:right w:val="none" w:sz="0" w:space="0" w:color="auto"/>
      </w:divBdr>
    </w:div>
    <w:div w:id="616181341">
      <w:bodyDiv w:val="1"/>
      <w:marLeft w:val="0"/>
      <w:marRight w:val="0"/>
      <w:marTop w:val="0"/>
      <w:marBottom w:val="0"/>
      <w:divBdr>
        <w:top w:val="none" w:sz="0" w:space="0" w:color="auto"/>
        <w:left w:val="none" w:sz="0" w:space="0" w:color="auto"/>
        <w:bottom w:val="none" w:sz="0" w:space="0" w:color="auto"/>
        <w:right w:val="none" w:sz="0" w:space="0" w:color="auto"/>
      </w:divBdr>
    </w:div>
    <w:div w:id="910844593">
      <w:bodyDiv w:val="1"/>
      <w:marLeft w:val="0"/>
      <w:marRight w:val="0"/>
      <w:marTop w:val="0"/>
      <w:marBottom w:val="0"/>
      <w:divBdr>
        <w:top w:val="none" w:sz="0" w:space="0" w:color="auto"/>
        <w:left w:val="none" w:sz="0" w:space="0" w:color="auto"/>
        <w:bottom w:val="none" w:sz="0" w:space="0" w:color="auto"/>
        <w:right w:val="none" w:sz="0" w:space="0" w:color="auto"/>
      </w:divBdr>
    </w:div>
    <w:div w:id="918829161">
      <w:bodyDiv w:val="1"/>
      <w:marLeft w:val="0"/>
      <w:marRight w:val="0"/>
      <w:marTop w:val="0"/>
      <w:marBottom w:val="0"/>
      <w:divBdr>
        <w:top w:val="none" w:sz="0" w:space="0" w:color="auto"/>
        <w:left w:val="none" w:sz="0" w:space="0" w:color="auto"/>
        <w:bottom w:val="none" w:sz="0" w:space="0" w:color="auto"/>
        <w:right w:val="none" w:sz="0" w:space="0" w:color="auto"/>
      </w:divBdr>
    </w:div>
    <w:div w:id="1097409363">
      <w:bodyDiv w:val="1"/>
      <w:marLeft w:val="0"/>
      <w:marRight w:val="0"/>
      <w:marTop w:val="0"/>
      <w:marBottom w:val="0"/>
      <w:divBdr>
        <w:top w:val="none" w:sz="0" w:space="0" w:color="auto"/>
        <w:left w:val="none" w:sz="0" w:space="0" w:color="auto"/>
        <w:bottom w:val="none" w:sz="0" w:space="0" w:color="auto"/>
        <w:right w:val="none" w:sz="0" w:space="0" w:color="auto"/>
      </w:divBdr>
    </w:div>
    <w:div w:id="1562864510">
      <w:bodyDiv w:val="1"/>
      <w:marLeft w:val="0"/>
      <w:marRight w:val="0"/>
      <w:marTop w:val="0"/>
      <w:marBottom w:val="0"/>
      <w:divBdr>
        <w:top w:val="none" w:sz="0" w:space="0" w:color="auto"/>
        <w:left w:val="none" w:sz="0" w:space="0" w:color="auto"/>
        <w:bottom w:val="none" w:sz="0" w:space="0" w:color="auto"/>
        <w:right w:val="none" w:sz="0" w:space="0" w:color="auto"/>
      </w:divBdr>
    </w:div>
    <w:div w:id="1620606316">
      <w:bodyDiv w:val="1"/>
      <w:marLeft w:val="0"/>
      <w:marRight w:val="0"/>
      <w:marTop w:val="0"/>
      <w:marBottom w:val="0"/>
      <w:divBdr>
        <w:top w:val="none" w:sz="0" w:space="0" w:color="auto"/>
        <w:left w:val="none" w:sz="0" w:space="0" w:color="auto"/>
        <w:bottom w:val="none" w:sz="0" w:space="0" w:color="auto"/>
        <w:right w:val="none" w:sz="0" w:space="0" w:color="auto"/>
      </w:divBdr>
    </w:div>
    <w:div w:id="1647469895">
      <w:bodyDiv w:val="1"/>
      <w:marLeft w:val="0"/>
      <w:marRight w:val="0"/>
      <w:marTop w:val="0"/>
      <w:marBottom w:val="0"/>
      <w:divBdr>
        <w:top w:val="none" w:sz="0" w:space="0" w:color="auto"/>
        <w:left w:val="none" w:sz="0" w:space="0" w:color="auto"/>
        <w:bottom w:val="none" w:sz="0" w:space="0" w:color="auto"/>
        <w:right w:val="none" w:sz="0" w:space="0" w:color="auto"/>
      </w:divBdr>
    </w:div>
    <w:div w:id="1650858917">
      <w:bodyDiv w:val="1"/>
      <w:marLeft w:val="0"/>
      <w:marRight w:val="0"/>
      <w:marTop w:val="0"/>
      <w:marBottom w:val="0"/>
      <w:divBdr>
        <w:top w:val="none" w:sz="0" w:space="0" w:color="auto"/>
        <w:left w:val="none" w:sz="0" w:space="0" w:color="auto"/>
        <w:bottom w:val="none" w:sz="0" w:space="0" w:color="auto"/>
        <w:right w:val="none" w:sz="0" w:space="0" w:color="auto"/>
      </w:divBdr>
    </w:div>
    <w:div w:id="1845394968">
      <w:bodyDiv w:val="1"/>
      <w:marLeft w:val="0"/>
      <w:marRight w:val="0"/>
      <w:marTop w:val="0"/>
      <w:marBottom w:val="0"/>
      <w:divBdr>
        <w:top w:val="none" w:sz="0" w:space="0" w:color="auto"/>
        <w:left w:val="none" w:sz="0" w:space="0" w:color="auto"/>
        <w:bottom w:val="none" w:sz="0" w:space="0" w:color="auto"/>
        <w:right w:val="none" w:sz="0" w:space="0" w:color="auto"/>
      </w:divBdr>
    </w:div>
    <w:div w:id="2063358783">
      <w:bodyDiv w:val="1"/>
      <w:marLeft w:val="0"/>
      <w:marRight w:val="0"/>
      <w:marTop w:val="0"/>
      <w:marBottom w:val="0"/>
      <w:divBdr>
        <w:top w:val="none" w:sz="0" w:space="0" w:color="auto"/>
        <w:left w:val="none" w:sz="0" w:space="0" w:color="auto"/>
        <w:bottom w:val="none" w:sz="0" w:space="0" w:color="auto"/>
        <w:right w:val="none" w:sz="0" w:space="0" w:color="auto"/>
      </w:divBdr>
    </w:div>
    <w:div w:id="2075935147">
      <w:bodyDiv w:val="1"/>
      <w:marLeft w:val="0"/>
      <w:marRight w:val="0"/>
      <w:marTop w:val="0"/>
      <w:marBottom w:val="0"/>
      <w:divBdr>
        <w:top w:val="none" w:sz="0" w:space="0" w:color="auto"/>
        <w:left w:val="none" w:sz="0" w:space="0" w:color="auto"/>
        <w:bottom w:val="none" w:sz="0" w:space="0" w:color="auto"/>
        <w:right w:val="none" w:sz="0" w:space="0" w:color="auto"/>
      </w:divBdr>
    </w:div>
    <w:div w:id="208734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gelica.russu@coe.int"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sie.entreprises-etrangeres@dgfip.finances.gouv.f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ie.entreprises-etrangeres@dgfip.finances.gouv.fr" TargetMode="External"/><Relationship Id="rId22" Type="http://schemas.openxmlformats.org/officeDocument/2006/relationships/comments" Target="comments.xml"/></Relationships>
</file>

<file path=word/_rels/footnotes.xml.rels><?xml version="1.0" encoding="UTF-8" standalone="yes"?>
<Relationships xmlns="http://schemas.openxmlformats.org/package/2006/relationships"><Relationship Id="rId1" Type="http://schemas.openxmlformats.org/officeDocument/2006/relationships/hyperlink" Target="https://search.coe.int/intranet/Pages/result_details.aspx?ObjectId=09000016805ceb1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B15AA48F2F6FF4FBBEF2782DE0C895F" ma:contentTypeVersion="0" ma:contentTypeDescription="Create a new document." ma:contentTypeScope="" ma:versionID="ffc971993a0776e38e780e025545ff7a">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01C27E-D787-4E3F-9826-6A88921C5824}">
  <ds:schemaRefs>
    <ds:schemaRef ds:uri="http://schemas.openxmlformats.org/officeDocument/2006/bibliography"/>
  </ds:schemaRefs>
</ds:datastoreItem>
</file>

<file path=customXml/itemProps2.xml><?xml version="1.0" encoding="utf-8"?>
<ds:datastoreItem xmlns:ds="http://schemas.openxmlformats.org/officeDocument/2006/customXml" ds:itemID="{86271E6B-3AA4-4084-9021-4E08BA8D5FD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1391A3-C315-41F3-9CA6-0088300E1D21}">
  <ds:schemaRefs>
    <ds:schemaRef ds:uri="http://schemas.microsoft.com/sharepoint/v3/contenttype/forms"/>
  </ds:schemaRefs>
</ds:datastoreItem>
</file>

<file path=customXml/itemProps4.xml><?xml version="1.0" encoding="utf-8"?>
<ds:datastoreItem xmlns:ds="http://schemas.openxmlformats.org/officeDocument/2006/customXml" ds:itemID="{1FDB44B3-72C5-4E4B-B114-DE95AF0D31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5987</Words>
  <Characters>34127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2023-08-01T11:01:00Z</dcterms:created>
  <dcterms:modified xsi:type="dcterms:W3CDTF">2023-10-16T09:53:00Z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0x010100DB15AA48F2F6FF4FBBEF2782DE0C895F</vt:lpwstr>
  </property>
</Properties>
</file>